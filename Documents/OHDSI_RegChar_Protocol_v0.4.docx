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F0852" w14:textId="47CD255C" w:rsidR="00275EB6" w:rsidRPr="00275EB6" w:rsidRDefault="00275EB6" w:rsidP="001033A0">
      <w:pPr>
        <w:pStyle w:val="Title"/>
        <w:jc w:val="both"/>
        <w:rPr>
          <w:b/>
          <w:bCs/>
        </w:rPr>
      </w:pPr>
      <w:r w:rsidRPr="00275EB6">
        <w:rPr>
          <w:rFonts w:hint="eastAsia"/>
          <w:b/>
          <w:bCs/>
        </w:rPr>
        <w:t>RESEARCH PROTOCOL</w:t>
      </w:r>
    </w:p>
    <w:p w14:paraId="508769C6" w14:textId="12264BFE" w:rsidR="00275EB6" w:rsidRPr="00762996" w:rsidRDefault="00275EB6" w:rsidP="001033A0">
      <w:pPr>
        <w:jc w:val="both"/>
        <w:rPr>
          <w:sz w:val="16"/>
          <w:szCs w:val="16"/>
        </w:rPr>
      </w:pPr>
      <w:r w:rsidRPr="3A9A7885">
        <w:rPr>
          <w:sz w:val="16"/>
          <w:szCs w:val="16"/>
        </w:rPr>
        <w:t xml:space="preserve">Version: </w:t>
      </w:r>
      <w:r w:rsidR="00407D1C">
        <w:rPr>
          <w:rFonts w:hint="eastAsia"/>
          <w:sz w:val="16"/>
          <w:szCs w:val="16"/>
        </w:rPr>
        <w:t>0.</w:t>
      </w:r>
      <w:r w:rsidR="00421795">
        <w:rPr>
          <w:rFonts w:hint="eastAsia"/>
          <w:sz w:val="16"/>
          <w:szCs w:val="16"/>
        </w:rPr>
        <w:t>4</w:t>
      </w:r>
    </w:p>
    <w:p w14:paraId="3ACC557C" w14:textId="03AAB1CD" w:rsidR="00275EB6" w:rsidRPr="00762996" w:rsidRDefault="00407D1C" w:rsidP="001033A0">
      <w:pPr>
        <w:jc w:val="both"/>
        <w:rPr>
          <w:b/>
          <w:bCs/>
        </w:rPr>
      </w:pPr>
      <w:r>
        <w:rPr>
          <w:rFonts w:hint="eastAsia"/>
          <w:b/>
          <w:bCs/>
        </w:rPr>
        <w:t>Characterization of OHDSI regional/national databases: understanding diagnostic failures in OHDSI global network studies</w:t>
      </w:r>
    </w:p>
    <w:sdt>
      <w:sdtPr>
        <w:rPr>
          <w:rFonts w:asciiTheme="minorHAnsi" w:eastAsiaTheme="minorEastAsia" w:hAnsiTheme="minorHAnsi" w:cstheme="minorBidi"/>
          <w:color w:val="auto"/>
          <w:kern w:val="2"/>
          <w:sz w:val="16"/>
          <w:szCs w:val="16"/>
          <w:lang w:val="en-SG" w:eastAsia="zh-CN"/>
          <w14:ligatures w14:val="standardContextual"/>
        </w:rPr>
        <w:id w:val="-2073947670"/>
        <w:docPartObj>
          <w:docPartGallery w:val="Table of Contents"/>
          <w:docPartUnique/>
        </w:docPartObj>
      </w:sdtPr>
      <w:sdtEndPr>
        <w:rPr>
          <w:b/>
          <w:bCs/>
          <w:noProof/>
        </w:rPr>
      </w:sdtEndPr>
      <w:sdtContent>
        <w:p w14:paraId="1535393F" w14:textId="194C6B6D" w:rsidR="0030756D" w:rsidRPr="00EB335E" w:rsidRDefault="0030756D" w:rsidP="001033A0">
          <w:pPr>
            <w:pStyle w:val="TOCHeading"/>
            <w:jc w:val="both"/>
            <w:rPr>
              <w:b/>
              <w:bCs/>
              <w:sz w:val="16"/>
              <w:szCs w:val="16"/>
            </w:rPr>
          </w:pPr>
          <w:r w:rsidRPr="00762996">
            <w:rPr>
              <w:b/>
              <w:bCs/>
              <w:sz w:val="20"/>
              <w:szCs w:val="20"/>
            </w:rPr>
            <w:t>Content</w:t>
          </w:r>
        </w:p>
        <w:p w14:paraId="4A722D9B" w14:textId="77777777" w:rsidR="00762996" w:rsidRPr="00EB335E" w:rsidRDefault="00762996" w:rsidP="001033A0">
          <w:pPr>
            <w:jc w:val="both"/>
            <w:rPr>
              <w:sz w:val="16"/>
              <w:szCs w:val="16"/>
              <w:lang w:val="en-US" w:eastAsia="en-US"/>
            </w:rPr>
          </w:pPr>
        </w:p>
        <w:p w14:paraId="6140D4CC" w14:textId="70C4B7A4" w:rsidR="00EB335E" w:rsidRPr="00EB335E" w:rsidRDefault="0030756D">
          <w:pPr>
            <w:pStyle w:val="TOC1"/>
          </w:pPr>
          <w:r w:rsidRPr="00EB335E">
            <w:rPr>
              <w:noProof w:val="0"/>
            </w:rPr>
            <w:fldChar w:fldCharType="begin"/>
          </w:r>
          <w:r w:rsidRPr="00EB335E">
            <w:instrText xml:space="preserve"> TOC \o "1-3" \h \z \u </w:instrText>
          </w:r>
          <w:r w:rsidRPr="00EB335E">
            <w:rPr>
              <w:noProof w:val="0"/>
            </w:rPr>
            <w:fldChar w:fldCharType="separate"/>
          </w:r>
          <w:hyperlink w:anchor="_Toc228889390" w:history="1">
            <w:r w:rsidR="00EB335E" w:rsidRPr="00EB335E">
              <w:rPr>
                <w:rStyle w:val="Hyperlink"/>
              </w:rPr>
              <w:t>Version Control</w:t>
            </w:r>
            <w:r w:rsidR="00EB335E" w:rsidRPr="00EB335E">
              <w:rPr>
                <w:webHidden/>
              </w:rPr>
              <w:tab/>
            </w:r>
            <w:r w:rsidR="00EB335E" w:rsidRPr="00EB335E">
              <w:rPr>
                <w:webHidden/>
              </w:rPr>
              <w:fldChar w:fldCharType="begin"/>
            </w:r>
            <w:r w:rsidR="00EB335E" w:rsidRPr="00EB335E">
              <w:rPr>
                <w:webHidden/>
              </w:rPr>
              <w:instrText xml:space="preserve"> PAGEREF _Toc228889390 \h </w:instrText>
            </w:r>
            <w:r w:rsidR="00EB335E" w:rsidRPr="00EB335E">
              <w:rPr>
                <w:webHidden/>
              </w:rPr>
            </w:r>
            <w:r w:rsidR="00EB335E" w:rsidRPr="00EB335E">
              <w:rPr>
                <w:webHidden/>
              </w:rPr>
              <w:fldChar w:fldCharType="separate"/>
            </w:r>
            <w:r w:rsidR="00EB335E" w:rsidRPr="00EB335E">
              <w:rPr>
                <w:webHidden/>
              </w:rPr>
              <w:t>2</w:t>
            </w:r>
            <w:r w:rsidR="00EB335E" w:rsidRPr="00EB335E">
              <w:rPr>
                <w:webHidden/>
              </w:rPr>
              <w:fldChar w:fldCharType="end"/>
            </w:r>
          </w:hyperlink>
        </w:p>
        <w:p w14:paraId="0F307845" w14:textId="56D666FF" w:rsidR="00EB335E" w:rsidRPr="00EB335E" w:rsidRDefault="00EB335E">
          <w:pPr>
            <w:pStyle w:val="TOC1"/>
          </w:pPr>
          <w:hyperlink w:anchor="_Toc228889391" w:history="1">
            <w:r w:rsidRPr="00EB335E">
              <w:rPr>
                <w:rStyle w:val="Hyperlink"/>
              </w:rPr>
              <w:t>List of Abbreviations</w:t>
            </w:r>
            <w:r w:rsidRPr="00EB335E">
              <w:rPr>
                <w:webHidden/>
              </w:rPr>
              <w:tab/>
            </w:r>
            <w:r w:rsidRPr="00EB335E">
              <w:rPr>
                <w:webHidden/>
              </w:rPr>
              <w:fldChar w:fldCharType="begin"/>
            </w:r>
            <w:r w:rsidRPr="00EB335E">
              <w:rPr>
                <w:webHidden/>
              </w:rPr>
              <w:instrText xml:space="preserve"> PAGEREF _Toc228889391 \h </w:instrText>
            </w:r>
            <w:r w:rsidRPr="00EB335E">
              <w:rPr>
                <w:webHidden/>
              </w:rPr>
            </w:r>
            <w:r w:rsidRPr="00EB335E">
              <w:rPr>
                <w:webHidden/>
              </w:rPr>
              <w:fldChar w:fldCharType="separate"/>
            </w:r>
            <w:r w:rsidRPr="00EB335E">
              <w:rPr>
                <w:webHidden/>
              </w:rPr>
              <w:t>3</w:t>
            </w:r>
            <w:r w:rsidRPr="00EB335E">
              <w:rPr>
                <w:webHidden/>
              </w:rPr>
              <w:fldChar w:fldCharType="end"/>
            </w:r>
          </w:hyperlink>
        </w:p>
        <w:p w14:paraId="5182A098" w14:textId="234E18E2" w:rsidR="00EB335E" w:rsidRPr="00EB335E" w:rsidRDefault="00EB335E">
          <w:pPr>
            <w:pStyle w:val="TOC1"/>
          </w:pPr>
          <w:hyperlink w:anchor="_Toc228889392" w:history="1">
            <w:r w:rsidRPr="00EB335E">
              <w:rPr>
                <w:rStyle w:val="Hyperlink"/>
              </w:rPr>
              <w:t>Responsible Parties</w:t>
            </w:r>
            <w:r w:rsidRPr="00EB335E">
              <w:rPr>
                <w:webHidden/>
              </w:rPr>
              <w:tab/>
            </w:r>
            <w:r w:rsidRPr="00EB335E">
              <w:rPr>
                <w:webHidden/>
              </w:rPr>
              <w:fldChar w:fldCharType="begin"/>
            </w:r>
            <w:r w:rsidRPr="00EB335E">
              <w:rPr>
                <w:webHidden/>
              </w:rPr>
              <w:instrText xml:space="preserve"> PAGEREF _Toc228889392 \h </w:instrText>
            </w:r>
            <w:r w:rsidRPr="00EB335E">
              <w:rPr>
                <w:webHidden/>
              </w:rPr>
            </w:r>
            <w:r w:rsidRPr="00EB335E">
              <w:rPr>
                <w:webHidden/>
              </w:rPr>
              <w:fldChar w:fldCharType="separate"/>
            </w:r>
            <w:r w:rsidRPr="00EB335E">
              <w:rPr>
                <w:webHidden/>
              </w:rPr>
              <w:t>4</w:t>
            </w:r>
            <w:r w:rsidRPr="00EB335E">
              <w:rPr>
                <w:webHidden/>
              </w:rPr>
              <w:fldChar w:fldCharType="end"/>
            </w:r>
          </w:hyperlink>
        </w:p>
        <w:p w14:paraId="1B57C388" w14:textId="2D153F02" w:rsidR="00EB335E" w:rsidRPr="00EB335E" w:rsidRDefault="00EB335E">
          <w:pPr>
            <w:pStyle w:val="TOC2"/>
            <w:tabs>
              <w:tab w:val="right" w:leader="dot" w:pos="9016"/>
            </w:tabs>
            <w:rPr>
              <w:noProof/>
              <w:sz w:val="16"/>
              <w:szCs w:val="16"/>
            </w:rPr>
          </w:pPr>
          <w:hyperlink w:anchor="_Toc228889393" w:history="1">
            <w:r w:rsidRPr="00EB335E">
              <w:rPr>
                <w:rStyle w:val="Hyperlink"/>
                <w:noProof/>
                <w:sz w:val="16"/>
                <w:szCs w:val="16"/>
              </w:rPr>
              <w:t>Investigators</w:t>
            </w:r>
            <w:r w:rsidRPr="00EB335E">
              <w:rPr>
                <w:noProof/>
                <w:webHidden/>
                <w:sz w:val="16"/>
                <w:szCs w:val="16"/>
              </w:rPr>
              <w:tab/>
            </w:r>
            <w:r w:rsidRPr="00EB335E">
              <w:rPr>
                <w:noProof/>
                <w:webHidden/>
                <w:sz w:val="16"/>
                <w:szCs w:val="16"/>
              </w:rPr>
              <w:fldChar w:fldCharType="begin"/>
            </w:r>
            <w:r w:rsidRPr="00EB335E">
              <w:rPr>
                <w:noProof/>
                <w:webHidden/>
                <w:sz w:val="16"/>
                <w:szCs w:val="16"/>
              </w:rPr>
              <w:instrText xml:space="preserve"> PAGEREF _Toc228889393 \h </w:instrText>
            </w:r>
            <w:r w:rsidRPr="00EB335E">
              <w:rPr>
                <w:noProof/>
                <w:webHidden/>
                <w:sz w:val="16"/>
                <w:szCs w:val="16"/>
              </w:rPr>
            </w:r>
            <w:r w:rsidRPr="00EB335E">
              <w:rPr>
                <w:noProof/>
                <w:webHidden/>
                <w:sz w:val="16"/>
                <w:szCs w:val="16"/>
              </w:rPr>
              <w:fldChar w:fldCharType="separate"/>
            </w:r>
            <w:r w:rsidRPr="00EB335E">
              <w:rPr>
                <w:noProof/>
                <w:webHidden/>
                <w:sz w:val="16"/>
                <w:szCs w:val="16"/>
              </w:rPr>
              <w:t>4</w:t>
            </w:r>
            <w:r w:rsidRPr="00EB335E">
              <w:rPr>
                <w:noProof/>
                <w:webHidden/>
                <w:sz w:val="16"/>
                <w:szCs w:val="16"/>
              </w:rPr>
              <w:fldChar w:fldCharType="end"/>
            </w:r>
          </w:hyperlink>
        </w:p>
        <w:p w14:paraId="10F509DB" w14:textId="75BC7401" w:rsidR="00EB335E" w:rsidRPr="00EB335E" w:rsidRDefault="00EB335E">
          <w:pPr>
            <w:pStyle w:val="TOC2"/>
            <w:tabs>
              <w:tab w:val="right" w:leader="dot" w:pos="9016"/>
            </w:tabs>
            <w:rPr>
              <w:noProof/>
              <w:sz w:val="16"/>
              <w:szCs w:val="16"/>
            </w:rPr>
          </w:pPr>
          <w:hyperlink w:anchor="_Toc228889394" w:history="1">
            <w:r w:rsidRPr="00EB335E">
              <w:rPr>
                <w:rStyle w:val="Hyperlink"/>
                <w:noProof/>
                <w:sz w:val="16"/>
                <w:szCs w:val="16"/>
              </w:rPr>
              <w:t>Disclosures</w:t>
            </w:r>
            <w:r w:rsidRPr="00EB335E">
              <w:rPr>
                <w:noProof/>
                <w:webHidden/>
                <w:sz w:val="16"/>
                <w:szCs w:val="16"/>
              </w:rPr>
              <w:tab/>
            </w:r>
            <w:r w:rsidRPr="00EB335E">
              <w:rPr>
                <w:noProof/>
                <w:webHidden/>
                <w:sz w:val="16"/>
                <w:szCs w:val="16"/>
              </w:rPr>
              <w:fldChar w:fldCharType="begin"/>
            </w:r>
            <w:r w:rsidRPr="00EB335E">
              <w:rPr>
                <w:noProof/>
                <w:webHidden/>
                <w:sz w:val="16"/>
                <w:szCs w:val="16"/>
              </w:rPr>
              <w:instrText xml:space="preserve"> PAGEREF _Toc228889394 \h </w:instrText>
            </w:r>
            <w:r w:rsidRPr="00EB335E">
              <w:rPr>
                <w:noProof/>
                <w:webHidden/>
                <w:sz w:val="16"/>
                <w:szCs w:val="16"/>
              </w:rPr>
            </w:r>
            <w:r w:rsidRPr="00EB335E">
              <w:rPr>
                <w:noProof/>
                <w:webHidden/>
                <w:sz w:val="16"/>
                <w:szCs w:val="16"/>
              </w:rPr>
              <w:fldChar w:fldCharType="separate"/>
            </w:r>
            <w:r w:rsidRPr="00EB335E">
              <w:rPr>
                <w:noProof/>
                <w:webHidden/>
                <w:sz w:val="16"/>
                <w:szCs w:val="16"/>
              </w:rPr>
              <w:t>4</w:t>
            </w:r>
            <w:r w:rsidRPr="00EB335E">
              <w:rPr>
                <w:noProof/>
                <w:webHidden/>
                <w:sz w:val="16"/>
                <w:szCs w:val="16"/>
              </w:rPr>
              <w:fldChar w:fldCharType="end"/>
            </w:r>
          </w:hyperlink>
        </w:p>
        <w:p w14:paraId="2387DB0C" w14:textId="7FE0BD2A" w:rsidR="00EB335E" w:rsidRPr="00EB335E" w:rsidRDefault="00EB335E">
          <w:pPr>
            <w:pStyle w:val="TOC1"/>
          </w:pPr>
          <w:hyperlink w:anchor="_Toc228889395" w:history="1">
            <w:r w:rsidRPr="00EB335E">
              <w:rPr>
                <w:rStyle w:val="Hyperlink"/>
              </w:rPr>
              <w:t>Abstract</w:t>
            </w:r>
            <w:r w:rsidRPr="00EB335E">
              <w:rPr>
                <w:webHidden/>
              </w:rPr>
              <w:tab/>
            </w:r>
            <w:r w:rsidRPr="00EB335E">
              <w:rPr>
                <w:webHidden/>
              </w:rPr>
              <w:fldChar w:fldCharType="begin"/>
            </w:r>
            <w:r w:rsidRPr="00EB335E">
              <w:rPr>
                <w:webHidden/>
              </w:rPr>
              <w:instrText xml:space="preserve"> PAGEREF _Toc228889395 \h </w:instrText>
            </w:r>
            <w:r w:rsidRPr="00EB335E">
              <w:rPr>
                <w:webHidden/>
              </w:rPr>
            </w:r>
            <w:r w:rsidRPr="00EB335E">
              <w:rPr>
                <w:webHidden/>
              </w:rPr>
              <w:fldChar w:fldCharType="separate"/>
            </w:r>
            <w:r w:rsidRPr="00EB335E">
              <w:rPr>
                <w:webHidden/>
              </w:rPr>
              <w:t>5</w:t>
            </w:r>
            <w:r w:rsidRPr="00EB335E">
              <w:rPr>
                <w:webHidden/>
              </w:rPr>
              <w:fldChar w:fldCharType="end"/>
            </w:r>
          </w:hyperlink>
        </w:p>
        <w:p w14:paraId="2DEB0F96" w14:textId="20E4AB36" w:rsidR="00EB335E" w:rsidRPr="00EB335E" w:rsidRDefault="00EB335E">
          <w:pPr>
            <w:pStyle w:val="TOC1"/>
          </w:pPr>
          <w:hyperlink w:anchor="_Toc228889396" w:history="1">
            <w:r w:rsidRPr="00EB335E">
              <w:rPr>
                <w:rStyle w:val="Hyperlink"/>
              </w:rPr>
              <w:t>Rationale and Background</w:t>
            </w:r>
            <w:r w:rsidRPr="00EB335E">
              <w:rPr>
                <w:webHidden/>
              </w:rPr>
              <w:tab/>
            </w:r>
            <w:r w:rsidRPr="00EB335E">
              <w:rPr>
                <w:webHidden/>
              </w:rPr>
              <w:fldChar w:fldCharType="begin"/>
            </w:r>
            <w:r w:rsidRPr="00EB335E">
              <w:rPr>
                <w:webHidden/>
              </w:rPr>
              <w:instrText xml:space="preserve"> PAGEREF _Toc228889396 \h </w:instrText>
            </w:r>
            <w:r w:rsidRPr="00EB335E">
              <w:rPr>
                <w:webHidden/>
              </w:rPr>
            </w:r>
            <w:r w:rsidRPr="00EB335E">
              <w:rPr>
                <w:webHidden/>
              </w:rPr>
              <w:fldChar w:fldCharType="separate"/>
            </w:r>
            <w:r w:rsidRPr="00EB335E">
              <w:rPr>
                <w:webHidden/>
              </w:rPr>
              <w:t>6</w:t>
            </w:r>
            <w:r w:rsidRPr="00EB335E">
              <w:rPr>
                <w:webHidden/>
              </w:rPr>
              <w:fldChar w:fldCharType="end"/>
            </w:r>
          </w:hyperlink>
        </w:p>
        <w:p w14:paraId="2DC1B81F" w14:textId="432A6526" w:rsidR="00EB335E" w:rsidRPr="00EB335E" w:rsidRDefault="00EB335E">
          <w:pPr>
            <w:pStyle w:val="TOC1"/>
          </w:pPr>
          <w:hyperlink w:anchor="_Toc228889397" w:history="1">
            <w:r w:rsidRPr="00EB335E">
              <w:rPr>
                <w:rStyle w:val="Hyperlink"/>
              </w:rPr>
              <w:t>Study Objectives</w:t>
            </w:r>
            <w:r w:rsidRPr="00EB335E">
              <w:rPr>
                <w:webHidden/>
              </w:rPr>
              <w:tab/>
            </w:r>
            <w:r w:rsidRPr="00EB335E">
              <w:rPr>
                <w:webHidden/>
              </w:rPr>
              <w:fldChar w:fldCharType="begin"/>
            </w:r>
            <w:r w:rsidRPr="00EB335E">
              <w:rPr>
                <w:webHidden/>
              </w:rPr>
              <w:instrText xml:space="preserve"> PAGEREF _Toc228889397 \h </w:instrText>
            </w:r>
            <w:r w:rsidRPr="00EB335E">
              <w:rPr>
                <w:webHidden/>
              </w:rPr>
            </w:r>
            <w:r w:rsidRPr="00EB335E">
              <w:rPr>
                <w:webHidden/>
              </w:rPr>
              <w:fldChar w:fldCharType="separate"/>
            </w:r>
            <w:r w:rsidRPr="00EB335E">
              <w:rPr>
                <w:webHidden/>
              </w:rPr>
              <w:t>7</w:t>
            </w:r>
            <w:r w:rsidRPr="00EB335E">
              <w:rPr>
                <w:webHidden/>
              </w:rPr>
              <w:fldChar w:fldCharType="end"/>
            </w:r>
          </w:hyperlink>
        </w:p>
        <w:p w14:paraId="7BC153CD" w14:textId="153BD92B" w:rsidR="00EB335E" w:rsidRPr="00EB335E" w:rsidRDefault="00EB335E">
          <w:pPr>
            <w:pStyle w:val="TOC1"/>
          </w:pPr>
          <w:hyperlink w:anchor="_Toc228889398" w:history="1">
            <w:r w:rsidRPr="00EB335E">
              <w:rPr>
                <w:rStyle w:val="Hyperlink"/>
              </w:rPr>
              <w:t>Research Methods</w:t>
            </w:r>
            <w:r w:rsidRPr="00EB335E">
              <w:rPr>
                <w:webHidden/>
              </w:rPr>
              <w:tab/>
            </w:r>
            <w:r w:rsidRPr="00EB335E">
              <w:rPr>
                <w:webHidden/>
              </w:rPr>
              <w:fldChar w:fldCharType="begin"/>
            </w:r>
            <w:r w:rsidRPr="00EB335E">
              <w:rPr>
                <w:webHidden/>
              </w:rPr>
              <w:instrText xml:space="preserve"> PAGEREF _Toc228889398 \h </w:instrText>
            </w:r>
            <w:r w:rsidRPr="00EB335E">
              <w:rPr>
                <w:webHidden/>
              </w:rPr>
            </w:r>
            <w:r w:rsidRPr="00EB335E">
              <w:rPr>
                <w:webHidden/>
              </w:rPr>
              <w:fldChar w:fldCharType="separate"/>
            </w:r>
            <w:r w:rsidRPr="00EB335E">
              <w:rPr>
                <w:webHidden/>
              </w:rPr>
              <w:t>9</w:t>
            </w:r>
            <w:r w:rsidRPr="00EB335E">
              <w:rPr>
                <w:webHidden/>
              </w:rPr>
              <w:fldChar w:fldCharType="end"/>
            </w:r>
          </w:hyperlink>
        </w:p>
        <w:p w14:paraId="42B8D7CF" w14:textId="0C4D9065" w:rsidR="00EB335E" w:rsidRPr="00EB335E" w:rsidRDefault="00EB335E">
          <w:pPr>
            <w:pStyle w:val="TOC2"/>
            <w:tabs>
              <w:tab w:val="right" w:leader="dot" w:pos="9016"/>
            </w:tabs>
            <w:rPr>
              <w:noProof/>
              <w:sz w:val="16"/>
              <w:szCs w:val="16"/>
            </w:rPr>
          </w:pPr>
          <w:hyperlink w:anchor="_Toc228889399" w:history="1">
            <w:r w:rsidRPr="00EB335E">
              <w:rPr>
                <w:rStyle w:val="Hyperlink"/>
                <w:noProof/>
                <w:sz w:val="16"/>
                <w:szCs w:val="16"/>
              </w:rPr>
              <w:t>Study Design</w:t>
            </w:r>
            <w:r w:rsidRPr="00EB335E">
              <w:rPr>
                <w:noProof/>
                <w:webHidden/>
                <w:sz w:val="16"/>
                <w:szCs w:val="16"/>
              </w:rPr>
              <w:tab/>
            </w:r>
            <w:r w:rsidRPr="00EB335E">
              <w:rPr>
                <w:noProof/>
                <w:webHidden/>
                <w:sz w:val="16"/>
                <w:szCs w:val="16"/>
              </w:rPr>
              <w:fldChar w:fldCharType="begin"/>
            </w:r>
            <w:r w:rsidRPr="00EB335E">
              <w:rPr>
                <w:noProof/>
                <w:webHidden/>
                <w:sz w:val="16"/>
                <w:szCs w:val="16"/>
              </w:rPr>
              <w:instrText xml:space="preserve"> PAGEREF _Toc228889399 \h </w:instrText>
            </w:r>
            <w:r w:rsidRPr="00EB335E">
              <w:rPr>
                <w:noProof/>
                <w:webHidden/>
                <w:sz w:val="16"/>
                <w:szCs w:val="16"/>
              </w:rPr>
            </w:r>
            <w:r w:rsidRPr="00EB335E">
              <w:rPr>
                <w:noProof/>
                <w:webHidden/>
                <w:sz w:val="16"/>
                <w:szCs w:val="16"/>
              </w:rPr>
              <w:fldChar w:fldCharType="separate"/>
            </w:r>
            <w:r w:rsidRPr="00EB335E">
              <w:rPr>
                <w:noProof/>
                <w:webHidden/>
                <w:sz w:val="16"/>
                <w:szCs w:val="16"/>
              </w:rPr>
              <w:t>9</w:t>
            </w:r>
            <w:r w:rsidRPr="00EB335E">
              <w:rPr>
                <w:noProof/>
                <w:webHidden/>
                <w:sz w:val="16"/>
                <w:szCs w:val="16"/>
              </w:rPr>
              <w:fldChar w:fldCharType="end"/>
            </w:r>
          </w:hyperlink>
        </w:p>
        <w:p w14:paraId="483BEF40" w14:textId="70A322E1" w:rsidR="00EB335E" w:rsidRPr="00EB335E" w:rsidRDefault="00EB335E">
          <w:pPr>
            <w:pStyle w:val="TOC2"/>
            <w:tabs>
              <w:tab w:val="right" w:leader="dot" w:pos="9016"/>
            </w:tabs>
            <w:rPr>
              <w:noProof/>
              <w:sz w:val="16"/>
              <w:szCs w:val="16"/>
            </w:rPr>
          </w:pPr>
          <w:hyperlink w:anchor="_Toc228889400" w:history="1">
            <w:r w:rsidRPr="00EB335E">
              <w:rPr>
                <w:rStyle w:val="Hyperlink"/>
                <w:noProof/>
                <w:sz w:val="16"/>
                <w:szCs w:val="16"/>
              </w:rPr>
              <w:t>Data Sources</w:t>
            </w:r>
            <w:r w:rsidRPr="00EB335E">
              <w:rPr>
                <w:noProof/>
                <w:webHidden/>
                <w:sz w:val="16"/>
                <w:szCs w:val="16"/>
              </w:rPr>
              <w:tab/>
            </w:r>
            <w:r w:rsidRPr="00EB335E">
              <w:rPr>
                <w:noProof/>
                <w:webHidden/>
                <w:sz w:val="16"/>
                <w:szCs w:val="16"/>
              </w:rPr>
              <w:fldChar w:fldCharType="begin"/>
            </w:r>
            <w:r w:rsidRPr="00EB335E">
              <w:rPr>
                <w:noProof/>
                <w:webHidden/>
                <w:sz w:val="16"/>
                <w:szCs w:val="16"/>
              </w:rPr>
              <w:instrText xml:space="preserve"> PAGEREF _Toc228889400 \h </w:instrText>
            </w:r>
            <w:r w:rsidRPr="00EB335E">
              <w:rPr>
                <w:noProof/>
                <w:webHidden/>
                <w:sz w:val="16"/>
                <w:szCs w:val="16"/>
              </w:rPr>
            </w:r>
            <w:r w:rsidRPr="00EB335E">
              <w:rPr>
                <w:noProof/>
                <w:webHidden/>
                <w:sz w:val="16"/>
                <w:szCs w:val="16"/>
              </w:rPr>
              <w:fldChar w:fldCharType="separate"/>
            </w:r>
            <w:r w:rsidRPr="00EB335E">
              <w:rPr>
                <w:noProof/>
                <w:webHidden/>
                <w:sz w:val="16"/>
                <w:szCs w:val="16"/>
              </w:rPr>
              <w:t>9</w:t>
            </w:r>
            <w:r w:rsidRPr="00EB335E">
              <w:rPr>
                <w:noProof/>
                <w:webHidden/>
                <w:sz w:val="16"/>
                <w:szCs w:val="16"/>
              </w:rPr>
              <w:fldChar w:fldCharType="end"/>
            </w:r>
          </w:hyperlink>
        </w:p>
        <w:p w14:paraId="3E5635EE" w14:textId="2632F6F1" w:rsidR="00EB335E" w:rsidRPr="00EB335E" w:rsidRDefault="00EB335E">
          <w:pPr>
            <w:pStyle w:val="TOC2"/>
            <w:tabs>
              <w:tab w:val="right" w:leader="dot" w:pos="9016"/>
            </w:tabs>
            <w:rPr>
              <w:noProof/>
              <w:sz w:val="16"/>
              <w:szCs w:val="16"/>
            </w:rPr>
          </w:pPr>
          <w:hyperlink w:anchor="_Toc228889401" w:history="1">
            <w:r w:rsidRPr="00EB335E">
              <w:rPr>
                <w:rStyle w:val="Hyperlink"/>
                <w:noProof/>
                <w:sz w:val="16"/>
                <w:szCs w:val="16"/>
              </w:rPr>
              <w:t>Study ‘Population’</w:t>
            </w:r>
            <w:r w:rsidRPr="00EB335E">
              <w:rPr>
                <w:noProof/>
                <w:webHidden/>
                <w:sz w:val="16"/>
                <w:szCs w:val="16"/>
              </w:rPr>
              <w:tab/>
            </w:r>
            <w:r w:rsidRPr="00EB335E">
              <w:rPr>
                <w:noProof/>
                <w:webHidden/>
                <w:sz w:val="16"/>
                <w:szCs w:val="16"/>
              </w:rPr>
              <w:fldChar w:fldCharType="begin"/>
            </w:r>
            <w:r w:rsidRPr="00EB335E">
              <w:rPr>
                <w:noProof/>
                <w:webHidden/>
                <w:sz w:val="16"/>
                <w:szCs w:val="16"/>
              </w:rPr>
              <w:instrText xml:space="preserve"> PAGEREF _Toc228889401 \h </w:instrText>
            </w:r>
            <w:r w:rsidRPr="00EB335E">
              <w:rPr>
                <w:noProof/>
                <w:webHidden/>
                <w:sz w:val="16"/>
                <w:szCs w:val="16"/>
              </w:rPr>
            </w:r>
            <w:r w:rsidRPr="00EB335E">
              <w:rPr>
                <w:noProof/>
                <w:webHidden/>
                <w:sz w:val="16"/>
                <w:szCs w:val="16"/>
              </w:rPr>
              <w:fldChar w:fldCharType="separate"/>
            </w:r>
            <w:r w:rsidRPr="00EB335E">
              <w:rPr>
                <w:noProof/>
                <w:webHidden/>
                <w:sz w:val="16"/>
                <w:szCs w:val="16"/>
              </w:rPr>
              <w:t>9</w:t>
            </w:r>
            <w:r w:rsidRPr="00EB335E">
              <w:rPr>
                <w:noProof/>
                <w:webHidden/>
                <w:sz w:val="16"/>
                <w:szCs w:val="16"/>
              </w:rPr>
              <w:fldChar w:fldCharType="end"/>
            </w:r>
          </w:hyperlink>
        </w:p>
        <w:p w14:paraId="0C5FB079" w14:textId="6428BD6D" w:rsidR="00EB335E" w:rsidRPr="00EB335E" w:rsidRDefault="00EB335E">
          <w:pPr>
            <w:pStyle w:val="TOC2"/>
            <w:tabs>
              <w:tab w:val="right" w:leader="dot" w:pos="9016"/>
            </w:tabs>
            <w:rPr>
              <w:noProof/>
              <w:sz w:val="16"/>
              <w:szCs w:val="16"/>
            </w:rPr>
          </w:pPr>
          <w:hyperlink w:anchor="_Toc228889402" w:history="1">
            <w:r w:rsidRPr="00EB335E">
              <w:rPr>
                <w:rStyle w:val="Hyperlink"/>
                <w:noProof/>
                <w:sz w:val="16"/>
                <w:szCs w:val="16"/>
              </w:rPr>
              <w:t>Data Collection</w:t>
            </w:r>
            <w:r w:rsidRPr="00EB335E">
              <w:rPr>
                <w:noProof/>
                <w:webHidden/>
                <w:sz w:val="16"/>
                <w:szCs w:val="16"/>
              </w:rPr>
              <w:tab/>
            </w:r>
            <w:r w:rsidRPr="00EB335E">
              <w:rPr>
                <w:noProof/>
                <w:webHidden/>
                <w:sz w:val="16"/>
                <w:szCs w:val="16"/>
              </w:rPr>
              <w:fldChar w:fldCharType="begin"/>
            </w:r>
            <w:r w:rsidRPr="00EB335E">
              <w:rPr>
                <w:noProof/>
                <w:webHidden/>
                <w:sz w:val="16"/>
                <w:szCs w:val="16"/>
              </w:rPr>
              <w:instrText xml:space="preserve"> PAGEREF _Toc228889402 \h </w:instrText>
            </w:r>
            <w:r w:rsidRPr="00EB335E">
              <w:rPr>
                <w:noProof/>
                <w:webHidden/>
                <w:sz w:val="16"/>
                <w:szCs w:val="16"/>
              </w:rPr>
            </w:r>
            <w:r w:rsidRPr="00EB335E">
              <w:rPr>
                <w:noProof/>
                <w:webHidden/>
                <w:sz w:val="16"/>
                <w:szCs w:val="16"/>
              </w:rPr>
              <w:fldChar w:fldCharType="separate"/>
            </w:r>
            <w:r w:rsidRPr="00EB335E">
              <w:rPr>
                <w:noProof/>
                <w:webHidden/>
                <w:sz w:val="16"/>
                <w:szCs w:val="16"/>
              </w:rPr>
              <w:t>10</w:t>
            </w:r>
            <w:r w:rsidRPr="00EB335E">
              <w:rPr>
                <w:noProof/>
                <w:webHidden/>
                <w:sz w:val="16"/>
                <w:szCs w:val="16"/>
              </w:rPr>
              <w:fldChar w:fldCharType="end"/>
            </w:r>
          </w:hyperlink>
        </w:p>
        <w:p w14:paraId="4E01D099" w14:textId="07648DC4" w:rsidR="00EB335E" w:rsidRPr="00EB335E" w:rsidRDefault="00EB335E">
          <w:pPr>
            <w:pStyle w:val="TOC2"/>
            <w:tabs>
              <w:tab w:val="right" w:leader="dot" w:pos="9016"/>
            </w:tabs>
            <w:rPr>
              <w:noProof/>
              <w:sz w:val="16"/>
              <w:szCs w:val="16"/>
            </w:rPr>
          </w:pPr>
          <w:hyperlink w:anchor="_Toc228889403" w:history="1">
            <w:r w:rsidRPr="00EB335E">
              <w:rPr>
                <w:rStyle w:val="Hyperlink"/>
                <w:noProof/>
                <w:sz w:val="16"/>
                <w:szCs w:val="16"/>
              </w:rPr>
              <w:t>Data Analysis</w:t>
            </w:r>
            <w:r w:rsidRPr="00EB335E">
              <w:rPr>
                <w:noProof/>
                <w:webHidden/>
                <w:sz w:val="16"/>
                <w:szCs w:val="16"/>
              </w:rPr>
              <w:tab/>
            </w:r>
            <w:r w:rsidRPr="00EB335E">
              <w:rPr>
                <w:noProof/>
                <w:webHidden/>
                <w:sz w:val="16"/>
                <w:szCs w:val="16"/>
              </w:rPr>
              <w:fldChar w:fldCharType="begin"/>
            </w:r>
            <w:r w:rsidRPr="00EB335E">
              <w:rPr>
                <w:noProof/>
                <w:webHidden/>
                <w:sz w:val="16"/>
                <w:szCs w:val="16"/>
              </w:rPr>
              <w:instrText xml:space="preserve"> PAGEREF _Toc228889403 \h </w:instrText>
            </w:r>
            <w:r w:rsidRPr="00EB335E">
              <w:rPr>
                <w:noProof/>
                <w:webHidden/>
                <w:sz w:val="16"/>
                <w:szCs w:val="16"/>
              </w:rPr>
            </w:r>
            <w:r w:rsidRPr="00EB335E">
              <w:rPr>
                <w:noProof/>
                <w:webHidden/>
                <w:sz w:val="16"/>
                <w:szCs w:val="16"/>
              </w:rPr>
              <w:fldChar w:fldCharType="separate"/>
            </w:r>
            <w:r w:rsidRPr="00EB335E">
              <w:rPr>
                <w:noProof/>
                <w:webHidden/>
                <w:sz w:val="16"/>
                <w:szCs w:val="16"/>
              </w:rPr>
              <w:t>11</w:t>
            </w:r>
            <w:r w:rsidRPr="00EB335E">
              <w:rPr>
                <w:noProof/>
                <w:webHidden/>
                <w:sz w:val="16"/>
                <w:szCs w:val="16"/>
              </w:rPr>
              <w:fldChar w:fldCharType="end"/>
            </w:r>
          </w:hyperlink>
        </w:p>
        <w:p w14:paraId="36AC51BA" w14:textId="72C89F2B" w:rsidR="00EB335E" w:rsidRPr="00EB335E" w:rsidRDefault="00EB335E">
          <w:pPr>
            <w:pStyle w:val="TOC1"/>
          </w:pPr>
          <w:hyperlink w:anchor="_Toc228889404" w:history="1">
            <w:r w:rsidRPr="00EB335E">
              <w:rPr>
                <w:rStyle w:val="Hyperlink"/>
              </w:rPr>
              <w:t>Strengths and Limitations</w:t>
            </w:r>
            <w:r w:rsidRPr="00EB335E">
              <w:rPr>
                <w:webHidden/>
              </w:rPr>
              <w:tab/>
            </w:r>
            <w:r w:rsidRPr="00EB335E">
              <w:rPr>
                <w:webHidden/>
              </w:rPr>
              <w:fldChar w:fldCharType="begin"/>
            </w:r>
            <w:r w:rsidRPr="00EB335E">
              <w:rPr>
                <w:webHidden/>
              </w:rPr>
              <w:instrText xml:space="preserve"> PAGEREF _Toc228889404 \h </w:instrText>
            </w:r>
            <w:r w:rsidRPr="00EB335E">
              <w:rPr>
                <w:webHidden/>
              </w:rPr>
            </w:r>
            <w:r w:rsidRPr="00EB335E">
              <w:rPr>
                <w:webHidden/>
              </w:rPr>
              <w:fldChar w:fldCharType="separate"/>
            </w:r>
            <w:r w:rsidRPr="00EB335E">
              <w:rPr>
                <w:webHidden/>
              </w:rPr>
              <w:t>15</w:t>
            </w:r>
            <w:r w:rsidRPr="00EB335E">
              <w:rPr>
                <w:webHidden/>
              </w:rPr>
              <w:fldChar w:fldCharType="end"/>
            </w:r>
          </w:hyperlink>
        </w:p>
        <w:p w14:paraId="0BC825BD" w14:textId="2FED8B5E" w:rsidR="00EB335E" w:rsidRPr="00EB335E" w:rsidRDefault="00EB335E">
          <w:pPr>
            <w:pStyle w:val="TOC1"/>
          </w:pPr>
          <w:hyperlink w:anchor="_Toc228889405" w:history="1">
            <w:r w:rsidRPr="00EB335E">
              <w:rPr>
                <w:rStyle w:val="Hyperlink"/>
              </w:rPr>
              <w:t>Protection of Human Subjects</w:t>
            </w:r>
            <w:r w:rsidRPr="00EB335E">
              <w:rPr>
                <w:webHidden/>
              </w:rPr>
              <w:tab/>
            </w:r>
            <w:r w:rsidRPr="00EB335E">
              <w:rPr>
                <w:webHidden/>
              </w:rPr>
              <w:fldChar w:fldCharType="begin"/>
            </w:r>
            <w:r w:rsidRPr="00EB335E">
              <w:rPr>
                <w:webHidden/>
              </w:rPr>
              <w:instrText xml:space="preserve"> PAGEREF _Toc228889405 \h </w:instrText>
            </w:r>
            <w:r w:rsidRPr="00EB335E">
              <w:rPr>
                <w:webHidden/>
              </w:rPr>
            </w:r>
            <w:r w:rsidRPr="00EB335E">
              <w:rPr>
                <w:webHidden/>
              </w:rPr>
              <w:fldChar w:fldCharType="separate"/>
            </w:r>
            <w:r w:rsidRPr="00EB335E">
              <w:rPr>
                <w:webHidden/>
              </w:rPr>
              <w:t>16</w:t>
            </w:r>
            <w:r w:rsidRPr="00EB335E">
              <w:rPr>
                <w:webHidden/>
              </w:rPr>
              <w:fldChar w:fldCharType="end"/>
            </w:r>
          </w:hyperlink>
        </w:p>
        <w:p w14:paraId="185C7CFC" w14:textId="25F07B9D" w:rsidR="00EB335E" w:rsidRPr="00EB335E" w:rsidRDefault="00EB335E">
          <w:pPr>
            <w:pStyle w:val="TOC1"/>
          </w:pPr>
          <w:hyperlink w:anchor="_Toc228889406" w:history="1">
            <w:r w:rsidRPr="00EB335E">
              <w:rPr>
                <w:rStyle w:val="Hyperlink"/>
              </w:rPr>
              <w:t>Plans for Disseminating and Communicating Study Results</w:t>
            </w:r>
            <w:r w:rsidRPr="00EB335E">
              <w:rPr>
                <w:webHidden/>
              </w:rPr>
              <w:tab/>
            </w:r>
            <w:r w:rsidRPr="00EB335E">
              <w:rPr>
                <w:webHidden/>
              </w:rPr>
              <w:fldChar w:fldCharType="begin"/>
            </w:r>
            <w:r w:rsidRPr="00EB335E">
              <w:rPr>
                <w:webHidden/>
              </w:rPr>
              <w:instrText xml:space="preserve"> PAGEREF _Toc228889406 \h </w:instrText>
            </w:r>
            <w:r w:rsidRPr="00EB335E">
              <w:rPr>
                <w:webHidden/>
              </w:rPr>
            </w:r>
            <w:r w:rsidRPr="00EB335E">
              <w:rPr>
                <w:webHidden/>
              </w:rPr>
              <w:fldChar w:fldCharType="separate"/>
            </w:r>
            <w:r w:rsidRPr="00EB335E">
              <w:rPr>
                <w:webHidden/>
              </w:rPr>
              <w:t>16</w:t>
            </w:r>
            <w:r w:rsidRPr="00EB335E">
              <w:rPr>
                <w:webHidden/>
              </w:rPr>
              <w:fldChar w:fldCharType="end"/>
            </w:r>
          </w:hyperlink>
        </w:p>
        <w:p w14:paraId="2F33814D" w14:textId="76B23CA4" w:rsidR="00EB335E" w:rsidRPr="00EB335E" w:rsidRDefault="00EB335E">
          <w:pPr>
            <w:pStyle w:val="TOC1"/>
          </w:pPr>
          <w:hyperlink w:anchor="_Toc228889407" w:history="1">
            <w:r w:rsidRPr="00EB335E">
              <w:rPr>
                <w:rStyle w:val="Hyperlink"/>
              </w:rPr>
              <w:t>References</w:t>
            </w:r>
            <w:r w:rsidRPr="00EB335E">
              <w:rPr>
                <w:webHidden/>
              </w:rPr>
              <w:tab/>
            </w:r>
            <w:r w:rsidRPr="00EB335E">
              <w:rPr>
                <w:webHidden/>
              </w:rPr>
              <w:fldChar w:fldCharType="begin"/>
            </w:r>
            <w:r w:rsidRPr="00EB335E">
              <w:rPr>
                <w:webHidden/>
              </w:rPr>
              <w:instrText xml:space="preserve"> PAGEREF _Toc228889407 \h </w:instrText>
            </w:r>
            <w:r w:rsidRPr="00EB335E">
              <w:rPr>
                <w:webHidden/>
              </w:rPr>
            </w:r>
            <w:r w:rsidRPr="00EB335E">
              <w:rPr>
                <w:webHidden/>
              </w:rPr>
              <w:fldChar w:fldCharType="separate"/>
            </w:r>
            <w:r w:rsidRPr="00EB335E">
              <w:rPr>
                <w:webHidden/>
              </w:rPr>
              <w:t>17</w:t>
            </w:r>
            <w:r w:rsidRPr="00EB335E">
              <w:rPr>
                <w:webHidden/>
              </w:rPr>
              <w:fldChar w:fldCharType="end"/>
            </w:r>
          </w:hyperlink>
        </w:p>
        <w:p w14:paraId="35E1D026" w14:textId="65F431D3" w:rsidR="0030756D" w:rsidRDefault="0030756D" w:rsidP="001033A0">
          <w:pPr>
            <w:jc w:val="both"/>
          </w:pPr>
          <w:r w:rsidRPr="00EB335E">
            <w:rPr>
              <w:b/>
              <w:bCs/>
              <w:noProof/>
              <w:sz w:val="16"/>
              <w:szCs w:val="16"/>
            </w:rPr>
            <w:fldChar w:fldCharType="end"/>
          </w:r>
        </w:p>
      </w:sdtContent>
    </w:sdt>
    <w:p w14:paraId="540F5E50" w14:textId="77777777" w:rsidR="00CE43A9" w:rsidRDefault="00CE43A9">
      <w:pPr>
        <w:rPr>
          <w:rFonts w:asciiTheme="majorHAnsi" w:eastAsiaTheme="majorEastAsia" w:hAnsiTheme="majorHAnsi" w:cstheme="majorBidi"/>
          <w:color w:val="0F4761" w:themeColor="accent1" w:themeShade="BF"/>
          <w:sz w:val="40"/>
          <w:szCs w:val="40"/>
        </w:rPr>
      </w:pPr>
      <w:r>
        <w:br w:type="page"/>
      </w:r>
    </w:p>
    <w:p w14:paraId="0EA16384" w14:textId="7F6B57AC" w:rsidR="00EA1057" w:rsidRDefault="00EA1057" w:rsidP="001033A0">
      <w:pPr>
        <w:pStyle w:val="Heading1"/>
        <w:jc w:val="both"/>
      </w:pPr>
      <w:bookmarkStart w:id="0" w:name="_Toc228889390"/>
      <w:r>
        <w:rPr>
          <w:rFonts w:hint="eastAsia"/>
        </w:rPr>
        <w:lastRenderedPageBreak/>
        <w:t>Version Control</w:t>
      </w:r>
      <w:bookmarkEnd w:id="0"/>
    </w:p>
    <w:tbl>
      <w:tblPr>
        <w:tblStyle w:val="TableGrid"/>
        <w:tblW w:w="0" w:type="auto"/>
        <w:tblLook w:val="04A0" w:firstRow="1" w:lastRow="0" w:firstColumn="1" w:lastColumn="0" w:noHBand="0" w:noVBand="1"/>
      </w:tblPr>
      <w:tblGrid>
        <w:gridCol w:w="990"/>
        <w:gridCol w:w="1557"/>
        <w:gridCol w:w="6469"/>
      </w:tblGrid>
      <w:tr w:rsidR="00EA1057" w14:paraId="2194F202" w14:textId="77777777" w:rsidTr="3A9A7885">
        <w:tc>
          <w:tcPr>
            <w:tcW w:w="990" w:type="dxa"/>
          </w:tcPr>
          <w:p w14:paraId="3A9ABF09" w14:textId="2955D2DD" w:rsidR="00EA1057" w:rsidRPr="00EA1057" w:rsidRDefault="00EA1057" w:rsidP="001033A0">
            <w:pPr>
              <w:jc w:val="both"/>
              <w:rPr>
                <w:b/>
                <w:bCs/>
                <w:sz w:val="20"/>
                <w:szCs w:val="20"/>
              </w:rPr>
            </w:pPr>
            <w:r w:rsidRPr="00EA1057">
              <w:rPr>
                <w:rFonts w:hint="eastAsia"/>
                <w:b/>
                <w:bCs/>
                <w:sz w:val="20"/>
                <w:szCs w:val="20"/>
              </w:rPr>
              <w:t>Version</w:t>
            </w:r>
          </w:p>
        </w:tc>
        <w:tc>
          <w:tcPr>
            <w:tcW w:w="1557" w:type="dxa"/>
          </w:tcPr>
          <w:p w14:paraId="5D9F84E0" w14:textId="7E011737" w:rsidR="00EA1057" w:rsidRPr="00EA1057" w:rsidRDefault="00EA1057" w:rsidP="001033A0">
            <w:pPr>
              <w:jc w:val="both"/>
              <w:rPr>
                <w:b/>
                <w:bCs/>
                <w:sz w:val="20"/>
                <w:szCs w:val="20"/>
              </w:rPr>
            </w:pPr>
            <w:r w:rsidRPr="00EA1057">
              <w:rPr>
                <w:rFonts w:hint="eastAsia"/>
                <w:b/>
                <w:bCs/>
                <w:sz w:val="20"/>
                <w:szCs w:val="20"/>
              </w:rPr>
              <w:t>Date</w:t>
            </w:r>
          </w:p>
        </w:tc>
        <w:tc>
          <w:tcPr>
            <w:tcW w:w="6469" w:type="dxa"/>
          </w:tcPr>
          <w:p w14:paraId="4BB95F97" w14:textId="65A77B51" w:rsidR="00EA1057" w:rsidRPr="00EA1057" w:rsidRDefault="00EA1057" w:rsidP="001033A0">
            <w:pPr>
              <w:jc w:val="both"/>
              <w:rPr>
                <w:b/>
                <w:bCs/>
                <w:sz w:val="20"/>
                <w:szCs w:val="20"/>
              </w:rPr>
            </w:pPr>
            <w:r w:rsidRPr="00EA1057">
              <w:rPr>
                <w:rFonts w:hint="eastAsia"/>
                <w:b/>
                <w:bCs/>
                <w:sz w:val="20"/>
                <w:szCs w:val="20"/>
              </w:rPr>
              <w:t>Changes</w:t>
            </w:r>
          </w:p>
        </w:tc>
      </w:tr>
      <w:tr w:rsidR="00EA1057" w14:paraId="3246CD75" w14:textId="77777777" w:rsidTr="3A9A7885">
        <w:tc>
          <w:tcPr>
            <w:tcW w:w="990" w:type="dxa"/>
          </w:tcPr>
          <w:p w14:paraId="6A14FB82" w14:textId="2C506376" w:rsidR="00EA1057" w:rsidRPr="00EA1057" w:rsidRDefault="00EA1057" w:rsidP="001033A0">
            <w:pPr>
              <w:jc w:val="both"/>
              <w:rPr>
                <w:sz w:val="18"/>
                <w:szCs w:val="18"/>
              </w:rPr>
            </w:pPr>
            <w:r>
              <w:rPr>
                <w:rFonts w:hint="eastAsia"/>
                <w:sz w:val="18"/>
                <w:szCs w:val="18"/>
              </w:rPr>
              <w:t>0.0.1</w:t>
            </w:r>
          </w:p>
        </w:tc>
        <w:tc>
          <w:tcPr>
            <w:tcW w:w="1557" w:type="dxa"/>
          </w:tcPr>
          <w:p w14:paraId="4201A0B0" w14:textId="4C305E61" w:rsidR="00EA1057" w:rsidRPr="00EA1057" w:rsidRDefault="00407D1C" w:rsidP="001033A0">
            <w:pPr>
              <w:jc w:val="both"/>
              <w:rPr>
                <w:sz w:val="18"/>
                <w:szCs w:val="18"/>
              </w:rPr>
            </w:pPr>
            <w:r>
              <w:rPr>
                <w:rFonts w:hint="eastAsia"/>
                <w:sz w:val="18"/>
                <w:szCs w:val="18"/>
              </w:rPr>
              <w:t>4 May 2026</w:t>
            </w:r>
          </w:p>
        </w:tc>
        <w:tc>
          <w:tcPr>
            <w:tcW w:w="6469" w:type="dxa"/>
          </w:tcPr>
          <w:p w14:paraId="537E6072" w14:textId="56CD5CD0" w:rsidR="00EA1057" w:rsidRPr="00EA1057" w:rsidRDefault="00407D1C" w:rsidP="001033A0">
            <w:pPr>
              <w:jc w:val="both"/>
              <w:rPr>
                <w:sz w:val="18"/>
                <w:szCs w:val="18"/>
              </w:rPr>
            </w:pPr>
            <w:r>
              <w:rPr>
                <w:rFonts w:hint="eastAsia"/>
                <w:sz w:val="18"/>
                <w:szCs w:val="18"/>
              </w:rPr>
              <w:t>Set up basic protocol document</w:t>
            </w:r>
          </w:p>
        </w:tc>
      </w:tr>
      <w:tr w:rsidR="003727E1" w14:paraId="01D0906B" w14:textId="77777777" w:rsidTr="3A9A7885">
        <w:tc>
          <w:tcPr>
            <w:tcW w:w="990" w:type="dxa"/>
          </w:tcPr>
          <w:p w14:paraId="607A480D" w14:textId="3B8AA8D2" w:rsidR="003727E1" w:rsidRDefault="003727E1" w:rsidP="003727E1">
            <w:pPr>
              <w:jc w:val="both"/>
              <w:rPr>
                <w:sz w:val="18"/>
                <w:szCs w:val="18"/>
              </w:rPr>
            </w:pPr>
            <w:r>
              <w:rPr>
                <w:rFonts w:hint="eastAsia"/>
                <w:sz w:val="18"/>
                <w:szCs w:val="18"/>
              </w:rPr>
              <w:t>0.1</w:t>
            </w:r>
          </w:p>
        </w:tc>
        <w:tc>
          <w:tcPr>
            <w:tcW w:w="1557" w:type="dxa"/>
          </w:tcPr>
          <w:p w14:paraId="4E2B08CB" w14:textId="6728CA31" w:rsidR="003727E1" w:rsidRDefault="003727E1" w:rsidP="003727E1">
            <w:pPr>
              <w:jc w:val="both"/>
              <w:rPr>
                <w:sz w:val="18"/>
                <w:szCs w:val="18"/>
              </w:rPr>
            </w:pPr>
            <w:r w:rsidRPr="003727E1">
              <w:rPr>
                <w:sz w:val="18"/>
                <w:szCs w:val="18"/>
              </w:rPr>
              <w:t>18 May 2026</w:t>
            </w:r>
          </w:p>
        </w:tc>
        <w:tc>
          <w:tcPr>
            <w:tcW w:w="6469" w:type="dxa"/>
          </w:tcPr>
          <w:p w14:paraId="63FD2711" w14:textId="31F5D3D6" w:rsidR="003727E1" w:rsidRDefault="003727E1" w:rsidP="003727E1">
            <w:pPr>
              <w:jc w:val="both"/>
              <w:rPr>
                <w:sz w:val="18"/>
                <w:szCs w:val="18"/>
              </w:rPr>
            </w:pPr>
            <w:r w:rsidRPr="003727E1">
              <w:rPr>
                <w:sz w:val="18"/>
                <w:szCs w:val="18"/>
              </w:rPr>
              <w:t>Added full section content</w:t>
            </w:r>
            <w:r w:rsidR="000F345E">
              <w:rPr>
                <w:rFonts w:hint="eastAsia"/>
                <w:sz w:val="18"/>
                <w:szCs w:val="18"/>
              </w:rPr>
              <w:t xml:space="preserve"> using</w:t>
            </w:r>
            <w:r w:rsidRPr="003727E1">
              <w:rPr>
                <w:sz w:val="18"/>
                <w:szCs w:val="18"/>
              </w:rPr>
              <w:t xml:space="preserve"> OHDSI community protocol format</w:t>
            </w:r>
          </w:p>
        </w:tc>
      </w:tr>
      <w:tr w:rsidR="003727E1" w14:paraId="0E2AC3F4" w14:textId="77777777" w:rsidTr="3A9A7885">
        <w:tc>
          <w:tcPr>
            <w:tcW w:w="990" w:type="dxa"/>
          </w:tcPr>
          <w:p w14:paraId="2B6753AB" w14:textId="23FF7738" w:rsidR="003727E1" w:rsidRDefault="003727E1" w:rsidP="003727E1">
            <w:pPr>
              <w:jc w:val="both"/>
              <w:rPr>
                <w:sz w:val="18"/>
                <w:szCs w:val="18"/>
              </w:rPr>
            </w:pPr>
            <w:r w:rsidRPr="003727E1">
              <w:rPr>
                <w:sz w:val="18"/>
                <w:szCs w:val="18"/>
              </w:rPr>
              <w:t>0.2</w:t>
            </w:r>
          </w:p>
        </w:tc>
        <w:tc>
          <w:tcPr>
            <w:tcW w:w="1557" w:type="dxa"/>
          </w:tcPr>
          <w:p w14:paraId="36018B15" w14:textId="46D4FF1D" w:rsidR="003727E1" w:rsidRDefault="003727E1" w:rsidP="003727E1">
            <w:pPr>
              <w:jc w:val="both"/>
              <w:rPr>
                <w:sz w:val="18"/>
                <w:szCs w:val="18"/>
              </w:rPr>
            </w:pPr>
            <w:r w:rsidRPr="003727E1">
              <w:rPr>
                <w:sz w:val="18"/>
                <w:szCs w:val="18"/>
              </w:rPr>
              <w:t>22 May 2026</w:t>
            </w:r>
          </w:p>
        </w:tc>
        <w:tc>
          <w:tcPr>
            <w:tcW w:w="6469" w:type="dxa"/>
          </w:tcPr>
          <w:p w14:paraId="744174CD" w14:textId="04710AE9" w:rsidR="003727E1" w:rsidRDefault="003727E1" w:rsidP="003727E1">
            <w:pPr>
              <w:jc w:val="both"/>
              <w:rPr>
                <w:sz w:val="18"/>
                <w:szCs w:val="18"/>
              </w:rPr>
            </w:pPr>
            <w:r w:rsidRPr="003727E1">
              <w:rPr>
                <w:sz w:val="18"/>
                <w:szCs w:val="18"/>
              </w:rPr>
              <w:t>Stream 2 revised to backend R package</w:t>
            </w:r>
            <w:r w:rsidR="000F345E">
              <w:rPr>
                <w:rFonts w:hint="eastAsia"/>
                <w:sz w:val="18"/>
                <w:szCs w:val="18"/>
              </w:rPr>
              <w:t>. D</w:t>
            </w:r>
            <w:r w:rsidRPr="003727E1">
              <w:rPr>
                <w:sz w:val="18"/>
                <w:szCs w:val="18"/>
              </w:rPr>
              <w:t>iagnostic criteria expanded with pass/fail definitions</w:t>
            </w:r>
          </w:p>
        </w:tc>
      </w:tr>
      <w:tr w:rsidR="003727E1" w14:paraId="24A2F626" w14:textId="77777777" w:rsidTr="3A9A7885">
        <w:tc>
          <w:tcPr>
            <w:tcW w:w="990" w:type="dxa"/>
          </w:tcPr>
          <w:p w14:paraId="762C0A1F" w14:textId="1A8D736A" w:rsidR="003727E1" w:rsidRDefault="003727E1" w:rsidP="003727E1">
            <w:pPr>
              <w:jc w:val="both"/>
              <w:rPr>
                <w:sz w:val="18"/>
                <w:szCs w:val="18"/>
              </w:rPr>
            </w:pPr>
            <w:r w:rsidRPr="003727E1">
              <w:rPr>
                <w:sz w:val="18"/>
                <w:szCs w:val="18"/>
              </w:rPr>
              <w:t>0.3</w:t>
            </w:r>
          </w:p>
        </w:tc>
        <w:tc>
          <w:tcPr>
            <w:tcW w:w="1557" w:type="dxa"/>
          </w:tcPr>
          <w:p w14:paraId="128D3436" w14:textId="1F229492" w:rsidR="003727E1" w:rsidRDefault="003727E1" w:rsidP="003727E1">
            <w:pPr>
              <w:jc w:val="both"/>
              <w:rPr>
                <w:sz w:val="18"/>
                <w:szCs w:val="18"/>
              </w:rPr>
            </w:pPr>
            <w:r w:rsidRPr="003727E1">
              <w:rPr>
                <w:sz w:val="18"/>
                <w:szCs w:val="18"/>
              </w:rPr>
              <w:t>25 May 2026</w:t>
            </w:r>
          </w:p>
        </w:tc>
        <w:tc>
          <w:tcPr>
            <w:tcW w:w="6469" w:type="dxa"/>
          </w:tcPr>
          <w:p w14:paraId="4E18B34A" w14:textId="0E3C02CA" w:rsidR="003727E1" w:rsidRDefault="003727E1" w:rsidP="003727E1">
            <w:pPr>
              <w:jc w:val="both"/>
              <w:rPr>
                <w:sz w:val="18"/>
                <w:szCs w:val="18"/>
              </w:rPr>
            </w:pPr>
            <w:r w:rsidRPr="003727E1">
              <w:rPr>
                <w:sz w:val="18"/>
                <w:szCs w:val="18"/>
              </w:rPr>
              <w:t>Specificity improvements throughout</w:t>
            </w:r>
            <w:r w:rsidR="000F345E">
              <w:rPr>
                <w:rFonts w:hint="eastAsia"/>
                <w:sz w:val="18"/>
                <w:szCs w:val="18"/>
              </w:rPr>
              <w:t>. N</w:t>
            </w:r>
            <w:r w:rsidRPr="003727E1">
              <w:rPr>
                <w:sz w:val="18"/>
                <w:szCs w:val="18"/>
              </w:rPr>
              <w:t>egative control extraction schema added</w:t>
            </w:r>
            <w:r w:rsidR="000F345E">
              <w:rPr>
                <w:rFonts w:hint="eastAsia"/>
                <w:sz w:val="18"/>
                <w:szCs w:val="18"/>
              </w:rPr>
              <w:t>. A</w:t>
            </w:r>
            <w:r w:rsidRPr="003727E1">
              <w:rPr>
                <w:sz w:val="18"/>
                <w:szCs w:val="18"/>
              </w:rPr>
              <w:t>nalysis pipeline operationalised</w:t>
            </w:r>
          </w:p>
        </w:tc>
      </w:tr>
      <w:tr w:rsidR="6ADDBF6B" w14:paraId="39C959E0" w14:textId="77777777" w:rsidTr="3A9A7885">
        <w:trPr>
          <w:trHeight w:val="300"/>
        </w:trPr>
        <w:tc>
          <w:tcPr>
            <w:tcW w:w="990" w:type="dxa"/>
          </w:tcPr>
          <w:p w14:paraId="08AB71A4" w14:textId="45979066" w:rsidR="28781E09" w:rsidRDefault="00421795" w:rsidP="6ADDBF6B">
            <w:pPr>
              <w:jc w:val="both"/>
              <w:rPr>
                <w:sz w:val="18"/>
                <w:szCs w:val="18"/>
              </w:rPr>
            </w:pPr>
            <w:r>
              <w:rPr>
                <w:rFonts w:hint="eastAsia"/>
                <w:sz w:val="18"/>
                <w:szCs w:val="18"/>
              </w:rPr>
              <w:t>0.4</w:t>
            </w:r>
          </w:p>
        </w:tc>
        <w:tc>
          <w:tcPr>
            <w:tcW w:w="1557" w:type="dxa"/>
          </w:tcPr>
          <w:p w14:paraId="01565EE4" w14:textId="09A71635" w:rsidR="28781E09" w:rsidRDefault="00421795" w:rsidP="6ADDBF6B">
            <w:pPr>
              <w:jc w:val="both"/>
              <w:rPr>
                <w:sz w:val="18"/>
                <w:szCs w:val="18"/>
              </w:rPr>
            </w:pPr>
            <w:r>
              <w:rPr>
                <w:rFonts w:hint="eastAsia"/>
                <w:sz w:val="18"/>
                <w:szCs w:val="18"/>
              </w:rPr>
              <w:t>20 Jun 2026</w:t>
            </w:r>
          </w:p>
        </w:tc>
        <w:tc>
          <w:tcPr>
            <w:tcW w:w="6469" w:type="dxa"/>
          </w:tcPr>
          <w:p w14:paraId="01B30C60" w14:textId="2A1B089C" w:rsidR="28781E09" w:rsidRDefault="00AC73BA" w:rsidP="6ADDBF6B">
            <w:pPr>
              <w:jc w:val="both"/>
              <w:rPr>
                <w:rFonts w:hint="eastAsia"/>
                <w:sz w:val="18"/>
                <w:szCs w:val="18"/>
              </w:rPr>
            </w:pPr>
            <w:r>
              <w:rPr>
                <w:rFonts w:hint="eastAsia"/>
                <w:sz w:val="18"/>
                <w:szCs w:val="18"/>
              </w:rPr>
              <w:t>Updated data analytics methods for more detail</w:t>
            </w:r>
          </w:p>
        </w:tc>
      </w:tr>
      <w:tr w:rsidR="3A9A7885" w14:paraId="6E216823" w14:textId="77777777" w:rsidTr="3A9A7885">
        <w:trPr>
          <w:trHeight w:val="300"/>
        </w:trPr>
        <w:tc>
          <w:tcPr>
            <w:tcW w:w="990" w:type="dxa"/>
          </w:tcPr>
          <w:p w14:paraId="0B78430A" w14:textId="1AFAE786" w:rsidR="3A9A7885" w:rsidRDefault="3A9A7885" w:rsidP="3A9A7885">
            <w:pPr>
              <w:jc w:val="both"/>
              <w:rPr>
                <w:rFonts w:ascii="Aptos" w:eastAsia="Aptos" w:hAnsi="Aptos" w:cs="Aptos"/>
                <w:sz w:val="18"/>
                <w:szCs w:val="18"/>
              </w:rPr>
            </w:pPr>
          </w:p>
        </w:tc>
        <w:tc>
          <w:tcPr>
            <w:tcW w:w="1557" w:type="dxa"/>
          </w:tcPr>
          <w:p w14:paraId="3D24031A" w14:textId="05F4B7E4" w:rsidR="3A9A7885" w:rsidRDefault="3A9A7885" w:rsidP="3A9A7885">
            <w:pPr>
              <w:jc w:val="both"/>
              <w:rPr>
                <w:rFonts w:ascii="Aptos" w:eastAsia="Aptos" w:hAnsi="Aptos" w:cs="Aptos"/>
                <w:sz w:val="18"/>
                <w:szCs w:val="18"/>
              </w:rPr>
            </w:pPr>
          </w:p>
        </w:tc>
        <w:tc>
          <w:tcPr>
            <w:tcW w:w="6469" w:type="dxa"/>
          </w:tcPr>
          <w:p w14:paraId="3437EFA2" w14:textId="3E19FC66" w:rsidR="3A9A7885" w:rsidRDefault="3A9A7885" w:rsidP="3A9A7885">
            <w:pPr>
              <w:jc w:val="both"/>
              <w:rPr>
                <w:rFonts w:ascii="Aptos" w:eastAsia="Aptos" w:hAnsi="Aptos" w:cs="Aptos"/>
                <w:sz w:val="18"/>
                <w:szCs w:val="18"/>
              </w:rPr>
            </w:pPr>
          </w:p>
        </w:tc>
      </w:tr>
      <w:tr w:rsidR="3A9A7885" w14:paraId="42918490" w14:textId="77777777" w:rsidTr="3A9A7885">
        <w:trPr>
          <w:trHeight w:val="300"/>
        </w:trPr>
        <w:tc>
          <w:tcPr>
            <w:tcW w:w="990" w:type="dxa"/>
          </w:tcPr>
          <w:p w14:paraId="34A63D94" w14:textId="2690BD0C" w:rsidR="535200FE" w:rsidRDefault="535200FE" w:rsidP="3A9A7885">
            <w:pPr>
              <w:jc w:val="both"/>
              <w:rPr>
                <w:rFonts w:ascii="Aptos" w:eastAsia="Aptos" w:hAnsi="Aptos" w:cs="Aptos"/>
                <w:sz w:val="18"/>
                <w:szCs w:val="18"/>
              </w:rPr>
            </w:pPr>
          </w:p>
        </w:tc>
        <w:tc>
          <w:tcPr>
            <w:tcW w:w="1557" w:type="dxa"/>
          </w:tcPr>
          <w:p w14:paraId="35EE34B5" w14:textId="4EED928E" w:rsidR="535200FE" w:rsidRDefault="535200FE" w:rsidP="3A9A7885">
            <w:pPr>
              <w:jc w:val="both"/>
              <w:rPr>
                <w:rFonts w:ascii="Aptos" w:eastAsia="Aptos" w:hAnsi="Aptos" w:cs="Aptos"/>
                <w:sz w:val="18"/>
                <w:szCs w:val="18"/>
              </w:rPr>
            </w:pPr>
          </w:p>
        </w:tc>
        <w:tc>
          <w:tcPr>
            <w:tcW w:w="6469" w:type="dxa"/>
          </w:tcPr>
          <w:p w14:paraId="706CD5CE" w14:textId="183F4959" w:rsidR="535200FE" w:rsidRDefault="535200FE" w:rsidP="3A9A7885">
            <w:pPr>
              <w:jc w:val="both"/>
              <w:rPr>
                <w:rFonts w:ascii="Aptos" w:eastAsia="Aptos" w:hAnsi="Aptos" w:cs="Aptos"/>
                <w:sz w:val="18"/>
                <w:szCs w:val="18"/>
              </w:rPr>
            </w:pPr>
          </w:p>
        </w:tc>
      </w:tr>
      <w:tr w:rsidR="009855FF" w14:paraId="62C2516D" w14:textId="77777777" w:rsidTr="3A9A7885">
        <w:trPr>
          <w:trHeight w:val="300"/>
        </w:trPr>
        <w:tc>
          <w:tcPr>
            <w:tcW w:w="990" w:type="dxa"/>
          </w:tcPr>
          <w:p w14:paraId="29117CF1" w14:textId="19B14622" w:rsidR="009855FF" w:rsidRPr="009855FF" w:rsidRDefault="009855FF" w:rsidP="3A9A7885">
            <w:pPr>
              <w:jc w:val="both"/>
              <w:rPr>
                <w:rFonts w:ascii="Aptos" w:hAnsi="Aptos" w:cs="Aptos"/>
                <w:sz w:val="18"/>
                <w:szCs w:val="18"/>
              </w:rPr>
            </w:pPr>
          </w:p>
        </w:tc>
        <w:tc>
          <w:tcPr>
            <w:tcW w:w="1557" w:type="dxa"/>
          </w:tcPr>
          <w:p w14:paraId="1EF2F23C" w14:textId="51FA2EEF" w:rsidR="009855FF" w:rsidRPr="009855FF" w:rsidRDefault="009855FF" w:rsidP="3A9A7885">
            <w:pPr>
              <w:jc w:val="both"/>
              <w:rPr>
                <w:rFonts w:ascii="Aptos" w:hAnsi="Aptos" w:cs="Aptos"/>
                <w:sz w:val="18"/>
                <w:szCs w:val="18"/>
              </w:rPr>
            </w:pPr>
          </w:p>
        </w:tc>
        <w:tc>
          <w:tcPr>
            <w:tcW w:w="6469" w:type="dxa"/>
          </w:tcPr>
          <w:p w14:paraId="6943A29D" w14:textId="0B1C2669" w:rsidR="009855FF" w:rsidRPr="00F6498E" w:rsidRDefault="009855FF" w:rsidP="00F6498E">
            <w:pPr>
              <w:jc w:val="both"/>
              <w:rPr>
                <w:rFonts w:ascii="Aptos" w:eastAsia="Aptos" w:hAnsi="Aptos" w:cs="Aptos"/>
                <w:sz w:val="18"/>
                <w:szCs w:val="18"/>
              </w:rPr>
            </w:pPr>
          </w:p>
        </w:tc>
      </w:tr>
      <w:tr w:rsidR="001111BB" w14:paraId="58B2CA74" w14:textId="77777777" w:rsidTr="3A9A7885">
        <w:trPr>
          <w:trHeight w:val="300"/>
        </w:trPr>
        <w:tc>
          <w:tcPr>
            <w:tcW w:w="990" w:type="dxa"/>
          </w:tcPr>
          <w:p w14:paraId="49F363C8" w14:textId="40DC58D9" w:rsidR="001111BB" w:rsidRDefault="001111BB" w:rsidP="3A9A7885">
            <w:pPr>
              <w:jc w:val="both"/>
              <w:rPr>
                <w:rFonts w:ascii="Aptos" w:hAnsi="Aptos" w:cs="Aptos"/>
                <w:sz w:val="18"/>
                <w:szCs w:val="18"/>
              </w:rPr>
            </w:pPr>
          </w:p>
        </w:tc>
        <w:tc>
          <w:tcPr>
            <w:tcW w:w="1557" w:type="dxa"/>
          </w:tcPr>
          <w:p w14:paraId="1947BA83" w14:textId="19853F25" w:rsidR="001111BB" w:rsidRDefault="001111BB" w:rsidP="3A9A7885">
            <w:pPr>
              <w:jc w:val="both"/>
              <w:rPr>
                <w:rFonts w:ascii="Aptos" w:hAnsi="Aptos" w:cs="Aptos"/>
                <w:sz w:val="18"/>
                <w:szCs w:val="18"/>
              </w:rPr>
            </w:pPr>
          </w:p>
        </w:tc>
        <w:tc>
          <w:tcPr>
            <w:tcW w:w="6469" w:type="dxa"/>
          </w:tcPr>
          <w:p w14:paraId="6FCAF8AC" w14:textId="05E767C9" w:rsidR="001111BB" w:rsidRDefault="001111BB" w:rsidP="00F6498E">
            <w:pPr>
              <w:jc w:val="both"/>
              <w:rPr>
                <w:rFonts w:ascii="Aptos" w:eastAsia="Aptos" w:hAnsi="Aptos" w:cs="Aptos"/>
                <w:sz w:val="18"/>
                <w:szCs w:val="18"/>
              </w:rPr>
            </w:pPr>
          </w:p>
        </w:tc>
      </w:tr>
    </w:tbl>
    <w:p w14:paraId="62B8B0BB" w14:textId="4FDEA3AD" w:rsidR="00EA1057" w:rsidRPr="00EA1057" w:rsidRDefault="00CE1CA9" w:rsidP="001033A0">
      <w:pPr>
        <w:jc w:val="both"/>
      </w:pPr>
      <w:r>
        <w:tab/>
      </w:r>
    </w:p>
    <w:p w14:paraId="377FCB8F" w14:textId="77777777" w:rsidR="00EA1057" w:rsidRDefault="00EA1057" w:rsidP="001033A0">
      <w:pPr>
        <w:jc w:val="both"/>
        <w:rPr>
          <w:rFonts w:asciiTheme="majorHAnsi" w:eastAsiaTheme="majorEastAsia" w:hAnsiTheme="majorHAnsi" w:cstheme="majorBidi"/>
          <w:color w:val="0F4761" w:themeColor="accent1" w:themeShade="BF"/>
          <w:sz w:val="40"/>
          <w:szCs w:val="40"/>
        </w:rPr>
      </w:pPr>
      <w:r>
        <w:br w:type="page"/>
      </w:r>
    </w:p>
    <w:p w14:paraId="10D580DD" w14:textId="6260D2B1" w:rsidR="00275EB6" w:rsidRDefault="00275EB6" w:rsidP="001033A0">
      <w:pPr>
        <w:pStyle w:val="Heading1"/>
        <w:jc w:val="both"/>
      </w:pPr>
      <w:bookmarkStart w:id="1" w:name="_Toc228889391"/>
      <w:r>
        <w:rPr>
          <w:rFonts w:hint="eastAsia"/>
        </w:rPr>
        <w:lastRenderedPageBreak/>
        <w:t>List of Abbreviations</w:t>
      </w:r>
      <w:bookmarkEnd w:id="1"/>
    </w:p>
    <w:tbl>
      <w:tblPr>
        <w:tblStyle w:val="TableGrid"/>
        <w:tblW w:w="0" w:type="auto"/>
        <w:tblLook w:val="04A0" w:firstRow="1" w:lastRow="0" w:firstColumn="1" w:lastColumn="0" w:noHBand="0" w:noVBand="1"/>
      </w:tblPr>
      <w:tblGrid>
        <w:gridCol w:w="990"/>
        <w:gridCol w:w="5242"/>
        <w:gridCol w:w="2784"/>
      </w:tblGrid>
      <w:tr w:rsidR="001033A0" w:rsidRPr="00EA1057" w14:paraId="0355DCD8" w14:textId="77777777" w:rsidTr="003727E1">
        <w:tc>
          <w:tcPr>
            <w:tcW w:w="990" w:type="dxa"/>
          </w:tcPr>
          <w:p w14:paraId="43963BA7" w14:textId="6D85EF6B" w:rsidR="001033A0" w:rsidRPr="00EA1057" w:rsidRDefault="001033A0" w:rsidP="001033A0">
            <w:pPr>
              <w:jc w:val="both"/>
              <w:rPr>
                <w:b/>
                <w:bCs/>
                <w:sz w:val="20"/>
                <w:szCs w:val="20"/>
              </w:rPr>
            </w:pPr>
            <w:r>
              <w:rPr>
                <w:rFonts w:hint="eastAsia"/>
                <w:b/>
                <w:bCs/>
                <w:sz w:val="20"/>
                <w:szCs w:val="20"/>
              </w:rPr>
              <w:t>Abbr.</w:t>
            </w:r>
          </w:p>
        </w:tc>
        <w:tc>
          <w:tcPr>
            <w:tcW w:w="5242" w:type="dxa"/>
          </w:tcPr>
          <w:p w14:paraId="757B4983" w14:textId="1B6F535F" w:rsidR="001033A0" w:rsidRPr="00EA1057" w:rsidRDefault="001033A0" w:rsidP="001033A0">
            <w:pPr>
              <w:jc w:val="both"/>
              <w:rPr>
                <w:b/>
                <w:bCs/>
                <w:sz w:val="20"/>
                <w:szCs w:val="20"/>
              </w:rPr>
            </w:pPr>
            <w:r>
              <w:rPr>
                <w:rFonts w:hint="eastAsia"/>
                <w:b/>
                <w:bCs/>
                <w:sz w:val="20"/>
                <w:szCs w:val="20"/>
              </w:rPr>
              <w:t>Definition</w:t>
            </w:r>
          </w:p>
        </w:tc>
        <w:tc>
          <w:tcPr>
            <w:tcW w:w="2784" w:type="dxa"/>
          </w:tcPr>
          <w:p w14:paraId="15C00A3F" w14:textId="0B34A622" w:rsidR="001033A0" w:rsidRPr="00EA1057" w:rsidRDefault="001033A0" w:rsidP="001033A0">
            <w:pPr>
              <w:jc w:val="both"/>
              <w:rPr>
                <w:b/>
                <w:bCs/>
                <w:sz w:val="20"/>
                <w:szCs w:val="20"/>
              </w:rPr>
            </w:pPr>
            <w:r>
              <w:rPr>
                <w:rFonts w:hint="eastAsia"/>
                <w:b/>
                <w:bCs/>
                <w:sz w:val="20"/>
                <w:szCs w:val="20"/>
              </w:rPr>
              <w:t>Notes</w:t>
            </w:r>
          </w:p>
        </w:tc>
      </w:tr>
      <w:tr w:rsidR="003727E1" w:rsidRPr="00EA1057" w14:paraId="52C70E52" w14:textId="77777777" w:rsidTr="003727E1">
        <w:tc>
          <w:tcPr>
            <w:tcW w:w="990" w:type="dxa"/>
          </w:tcPr>
          <w:p w14:paraId="100608AA" w14:textId="21BCAF84" w:rsidR="003727E1" w:rsidRPr="00EA1057" w:rsidRDefault="003727E1" w:rsidP="003727E1">
            <w:pPr>
              <w:jc w:val="both"/>
              <w:rPr>
                <w:sz w:val="18"/>
                <w:szCs w:val="18"/>
              </w:rPr>
            </w:pPr>
            <w:r>
              <w:rPr>
                <w:sz w:val="20"/>
                <w:szCs w:val="20"/>
              </w:rPr>
              <w:t>APAC</w:t>
            </w:r>
          </w:p>
        </w:tc>
        <w:tc>
          <w:tcPr>
            <w:tcW w:w="5242" w:type="dxa"/>
          </w:tcPr>
          <w:p w14:paraId="52870C17" w14:textId="27DCD196" w:rsidR="003727E1" w:rsidRPr="00EA1057" w:rsidRDefault="003727E1" w:rsidP="003727E1">
            <w:pPr>
              <w:jc w:val="both"/>
              <w:rPr>
                <w:sz w:val="18"/>
                <w:szCs w:val="18"/>
              </w:rPr>
            </w:pPr>
            <w:r>
              <w:rPr>
                <w:sz w:val="20"/>
                <w:szCs w:val="20"/>
              </w:rPr>
              <w:t>Asia-Pacific</w:t>
            </w:r>
          </w:p>
        </w:tc>
        <w:tc>
          <w:tcPr>
            <w:tcW w:w="2784" w:type="dxa"/>
          </w:tcPr>
          <w:p w14:paraId="21E7C040" w14:textId="6AC7B46D" w:rsidR="003727E1" w:rsidRPr="00EA1057" w:rsidRDefault="003727E1" w:rsidP="003727E1">
            <w:pPr>
              <w:jc w:val="both"/>
              <w:rPr>
                <w:sz w:val="18"/>
                <w:szCs w:val="18"/>
              </w:rPr>
            </w:pPr>
          </w:p>
        </w:tc>
      </w:tr>
      <w:tr w:rsidR="003727E1" w14:paraId="2C8D4843" w14:textId="77777777" w:rsidTr="003727E1">
        <w:tc>
          <w:tcPr>
            <w:tcW w:w="990" w:type="dxa"/>
          </w:tcPr>
          <w:p w14:paraId="397D4D09" w14:textId="239DA21E" w:rsidR="003727E1" w:rsidRDefault="003727E1" w:rsidP="003727E1">
            <w:pPr>
              <w:jc w:val="both"/>
              <w:rPr>
                <w:sz w:val="18"/>
                <w:szCs w:val="18"/>
              </w:rPr>
            </w:pPr>
            <w:r>
              <w:rPr>
                <w:sz w:val="20"/>
                <w:szCs w:val="20"/>
              </w:rPr>
              <w:t>ASMD</w:t>
            </w:r>
          </w:p>
        </w:tc>
        <w:tc>
          <w:tcPr>
            <w:tcW w:w="5242" w:type="dxa"/>
          </w:tcPr>
          <w:p w14:paraId="170125AB" w14:textId="1F0B3DC9" w:rsidR="003727E1" w:rsidRDefault="003727E1" w:rsidP="003727E1">
            <w:pPr>
              <w:jc w:val="both"/>
              <w:rPr>
                <w:sz w:val="18"/>
                <w:szCs w:val="18"/>
              </w:rPr>
            </w:pPr>
            <w:r>
              <w:rPr>
                <w:sz w:val="20"/>
                <w:szCs w:val="20"/>
              </w:rPr>
              <w:t>Absolute Standardised Mean Difference</w:t>
            </w:r>
          </w:p>
        </w:tc>
        <w:tc>
          <w:tcPr>
            <w:tcW w:w="2784" w:type="dxa"/>
          </w:tcPr>
          <w:p w14:paraId="220ECAF8" w14:textId="51BC92CA" w:rsidR="003727E1" w:rsidRDefault="003727E1" w:rsidP="003727E1">
            <w:pPr>
              <w:jc w:val="both"/>
              <w:rPr>
                <w:sz w:val="18"/>
                <w:szCs w:val="18"/>
              </w:rPr>
            </w:pPr>
          </w:p>
        </w:tc>
      </w:tr>
      <w:tr w:rsidR="003727E1" w14:paraId="12360940" w14:textId="77777777" w:rsidTr="003727E1">
        <w:tc>
          <w:tcPr>
            <w:tcW w:w="990" w:type="dxa"/>
          </w:tcPr>
          <w:p w14:paraId="5F7B32A7" w14:textId="06428B75" w:rsidR="003727E1" w:rsidRDefault="003727E1" w:rsidP="003727E1">
            <w:pPr>
              <w:jc w:val="both"/>
              <w:rPr>
                <w:sz w:val="18"/>
                <w:szCs w:val="18"/>
              </w:rPr>
            </w:pPr>
            <w:r>
              <w:rPr>
                <w:sz w:val="20"/>
                <w:szCs w:val="20"/>
              </w:rPr>
              <w:t>CDM</w:t>
            </w:r>
          </w:p>
        </w:tc>
        <w:tc>
          <w:tcPr>
            <w:tcW w:w="5242" w:type="dxa"/>
          </w:tcPr>
          <w:p w14:paraId="14531287" w14:textId="2F867B1C" w:rsidR="003727E1" w:rsidRDefault="003727E1" w:rsidP="003727E1">
            <w:pPr>
              <w:jc w:val="both"/>
              <w:rPr>
                <w:sz w:val="18"/>
                <w:szCs w:val="18"/>
              </w:rPr>
            </w:pPr>
            <w:r>
              <w:rPr>
                <w:sz w:val="20"/>
                <w:szCs w:val="20"/>
              </w:rPr>
              <w:t>Common Data Model</w:t>
            </w:r>
          </w:p>
        </w:tc>
        <w:tc>
          <w:tcPr>
            <w:tcW w:w="2784" w:type="dxa"/>
          </w:tcPr>
          <w:p w14:paraId="51FA810F" w14:textId="77777777" w:rsidR="003727E1" w:rsidRDefault="003727E1" w:rsidP="003727E1">
            <w:pPr>
              <w:jc w:val="both"/>
              <w:rPr>
                <w:sz w:val="18"/>
                <w:szCs w:val="18"/>
              </w:rPr>
            </w:pPr>
          </w:p>
        </w:tc>
      </w:tr>
      <w:tr w:rsidR="003727E1" w14:paraId="3097D5A4" w14:textId="77777777" w:rsidTr="003727E1">
        <w:tc>
          <w:tcPr>
            <w:tcW w:w="990" w:type="dxa"/>
          </w:tcPr>
          <w:p w14:paraId="1119A609" w14:textId="553E6157" w:rsidR="003727E1" w:rsidRDefault="003727E1" w:rsidP="003727E1">
            <w:pPr>
              <w:jc w:val="both"/>
              <w:rPr>
                <w:sz w:val="18"/>
                <w:szCs w:val="18"/>
              </w:rPr>
            </w:pPr>
            <w:r>
              <w:rPr>
                <w:sz w:val="20"/>
                <w:szCs w:val="20"/>
              </w:rPr>
              <w:t>CI</w:t>
            </w:r>
          </w:p>
        </w:tc>
        <w:tc>
          <w:tcPr>
            <w:tcW w:w="5242" w:type="dxa"/>
          </w:tcPr>
          <w:p w14:paraId="2003605E" w14:textId="2758555F" w:rsidR="003727E1" w:rsidRDefault="003727E1" w:rsidP="003727E1">
            <w:pPr>
              <w:jc w:val="both"/>
              <w:rPr>
                <w:sz w:val="18"/>
                <w:szCs w:val="18"/>
              </w:rPr>
            </w:pPr>
            <w:r>
              <w:rPr>
                <w:sz w:val="20"/>
                <w:szCs w:val="20"/>
              </w:rPr>
              <w:t>Confidence Interval</w:t>
            </w:r>
          </w:p>
        </w:tc>
        <w:tc>
          <w:tcPr>
            <w:tcW w:w="2784" w:type="dxa"/>
          </w:tcPr>
          <w:p w14:paraId="3C94B95C" w14:textId="77777777" w:rsidR="003727E1" w:rsidRDefault="003727E1" w:rsidP="003727E1">
            <w:pPr>
              <w:jc w:val="both"/>
              <w:rPr>
                <w:sz w:val="18"/>
                <w:szCs w:val="18"/>
              </w:rPr>
            </w:pPr>
          </w:p>
        </w:tc>
      </w:tr>
      <w:tr w:rsidR="003727E1" w14:paraId="267B767A" w14:textId="77777777" w:rsidTr="003727E1">
        <w:tc>
          <w:tcPr>
            <w:tcW w:w="990" w:type="dxa"/>
          </w:tcPr>
          <w:p w14:paraId="605D18DA" w14:textId="7B20D99A" w:rsidR="003727E1" w:rsidRDefault="003727E1" w:rsidP="003727E1">
            <w:pPr>
              <w:jc w:val="both"/>
              <w:rPr>
                <w:sz w:val="18"/>
                <w:szCs w:val="18"/>
              </w:rPr>
            </w:pPr>
            <w:r>
              <w:rPr>
                <w:sz w:val="20"/>
                <w:szCs w:val="20"/>
              </w:rPr>
              <w:t>EASE</w:t>
            </w:r>
          </w:p>
        </w:tc>
        <w:tc>
          <w:tcPr>
            <w:tcW w:w="5242" w:type="dxa"/>
          </w:tcPr>
          <w:p w14:paraId="6E8F4D37" w14:textId="26789BCE" w:rsidR="003727E1" w:rsidRDefault="003727E1" w:rsidP="003727E1">
            <w:pPr>
              <w:jc w:val="both"/>
              <w:rPr>
                <w:sz w:val="18"/>
                <w:szCs w:val="18"/>
              </w:rPr>
            </w:pPr>
            <w:r>
              <w:rPr>
                <w:sz w:val="20"/>
                <w:szCs w:val="20"/>
              </w:rPr>
              <w:t>Expected Absolute Systematic Error</w:t>
            </w:r>
          </w:p>
        </w:tc>
        <w:tc>
          <w:tcPr>
            <w:tcW w:w="2784" w:type="dxa"/>
          </w:tcPr>
          <w:p w14:paraId="0A923803" w14:textId="77777777" w:rsidR="003727E1" w:rsidRDefault="003727E1" w:rsidP="003727E1">
            <w:pPr>
              <w:jc w:val="both"/>
              <w:rPr>
                <w:sz w:val="18"/>
                <w:szCs w:val="18"/>
              </w:rPr>
            </w:pPr>
          </w:p>
        </w:tc>
      </w:tr>
      <w:tr w:rsidR="003727E1" w14:paraId="44BCFFC6" w14:textId="77777777" w:rsidTr="003727E1">
        <w:tc>
          <w:tcPr>
            <w:tcW w:w="990" w:type="dxa"/>
          </w:tcPr>
          <w:p w14:paraId="0D48A3DD" w14:textId="7BFE00B4" w:rsidR="003727E1" w:rsidRDefault="003727E1" w:rsidP="003727E1">
            <w:pPr>
              <w:jc w:val="both"/>
              <w:rPr>
                <w:sz w:val="20"/>
                <w:szCs w:val="20"/>
              </w:rPr>
            </w:pPr>
            <w:r>
              <w:rPr>
                <w:sz w:val="20"/>
                <w:szCs w:val="20"/>
              </w:rPr>
              <w:t>EHR</w:t>
            </w:r>
          </w:p>
        </w:tc>
        <w:tc>
          <w:tcPr>
            <w:tcW w:w="5242" w:type="dxa"/>
          </w:tcPr>
          <w:p w14:paraId="36C2FFFF" w14:textId="5A6DF58C" w:rsidR="003727E1" w:rsidRDefault="003727E1" w:rsidP="003727E1">
            <w:pPr>
              <w:jc w:val="both"/>
              <w:rPr>
                <w:sz w:val="20"/>
                <w:szCs w:val="20"/>
              </w:rPr>
            </w:pPr>
            <w:r>
              <w:rPr>
                <w:sz w:val="20"/>
                <w:szCs w:val="20"/>
              </w:rPr>
              <w:t>Electronic Health Record</w:t>
            </w:r>
          </w:p>
        </w:tc>
        <w:tc>
          <w:tcPr>
            <w:tcW w:w="2784" w:type="dxa"/>
          </w:tcPr>
          <w:p w14:paraId="71E3A1A4" w14:textId="77777777" w:rsidR="003727E1" w:rsidRDefault="003727E1" w:rsidP="003727E1">
            <w:pPr>
              <w:jc w:val="both"/>
              <w:rPr>
                <w:sz w:val="18"/>
                <w:szCs w:val="18"/>
              </w:rPr>
            </w:pPr>
          </w:p>
        </w:tc>
      </w:tr>
      <w:tr w:rsidR="003727E1" w14:paraId="32B9F045" w14:textId="77777777" w:rsidTr="003727E1">
        <w:tc>
          <w:tcPr>
            <w:tcW w:w="990" w:type="dxa"/>
          </w:tcPr>
          <w:p w14:paraId="2CD08138" w14:textId="4771D4F3" w:rsidR="003727E1" w:rsidRDefault="003727E1" w:rsidP="003727E1">
            <w:pPr>
              <w:jc w:val="both"/>
              <w:rPr>
                <w:sz w:val="20"/>
                <w:szCs w:val="20"/>
              </w:rPr>
            </w:pPr>
            <w:r>
              <w:rPr>
                <w:sz w:val="20"/>
                <w:szCs w:val="20"/>
              </w:rPr>
              <w:t>HR</w:t>
            </w:r>
          </w:p>
        </w:tc>
        <w:tc>
          <w:tcPr>
            <w:tcW w:w="5242" w:type="dxa"/>
          </w:tcPr>
          <w:p w14:paraId="55FA0A66" w14:textId="750346FD" w:rsidR="003727E1" w:rsidRDefault="003727E1" w:rsidP="003727E1">
            <w:pPr>
              <w:jc w:val="both"/>
              <w:rPr>
                <w:sz w:val="20"/>
                <w:szCs w:val="20"/>
              </w:rPr>
            </w:pPr>
            <w:r>
              <w:rPr>
                <w:sz w:val="20"/>
                <w:szCs w:val="20"/>
              </w:rPr>
              <w:t>Hazard Ratio</w:t>
            </w:r>
          </w:p>
        </w:tc>
        <w:tc>
          <w:tcPr>
            <w:tcW w:w="2784" w:type="dxa"/>
          </w:tcPr>
          <w:p w14:paraId="746DC8B6" w14:textId="77777777" w:rsidR="003727E1" w:rsidRDefault="003727E1" w:rsidP="003727E1">
            <w:pPr>
              <w:jc w:val="both"/>
              <w:rPr>
                <w:sz w:val="18"/>
                <w:szCs w:val="18"/>
              </w:rPr>
            </w:pPr>
          </w:p>
        </w:tc>
      </w:tr>
      <w:tr w:rsidR="003727E1" w14:paraId="4968584A" w14:textId="77777777" w:rsidTr="003727E1">
        <w:tc>
          <w:tcPr>
            <w:tcW w:w="990" w:type="dxa"/>
          </w:tcPr>
          <w:p w14:paraId="2BE50D71" w14:textId="19C75A83" w:rsidR="003727E1" w:rsidRDefault="003727E1" w:rsidP="003727E1">
            <w:pPr>
              <w:jc w:val="both"/>
              <w:rPr>
                <w:sz w:val="20"/>
                <w:szCs w:val="20"/>
              </w:rPr>
            </w:pPr>
            <w:r>
              <w:rPr>
                <w:sz w:val="20"/>
                <w:szCs w:val="20"/>
              </w:rPr>
              <w:t>IRB</w:t>
            </w:r>
          </w:p>
        </w:tc>
        <w:tc>
          <w:tcPr>
            <w:tcW w:w="5242" w:type="dxa"/>
          </w:tcPr>
          <w:p w14:paraId="0D4171DC" w14:textId="0FE81E26" w:rsidR="003727E1" w:rsidRDefault="003727E1" w:rsidP="003727E1">
            <w:pPr>
              <w:jc w:val="both"/>
              <w:rPr>
                <w:sz w:val="20"/>
                <w:szCs w:val="20"/>
              </w:rPr>
            </w:pPr>
            <w:r>
              <w:rPr>
                <w:sz w:val="20"/>
                <w:szCs w:val="20"/>
              </w:rPr>
              <w:t>Institutional Review Board</w:t>
            </w:r>
          </w:p>
        </w:tc>
        <w:tc>
          <w:tcPr>
            <w:tcW w:w="2784" w:type="dxa"/>
          </w:tcPr>
          <w:p w14:paraId="22B9B52E" w14:textId="77777777" w:rsidR="003727E1" w:rsidRDefault="003727E1" w:rsidP="003727E1">
            <w:pPr>
              <w:jc w:val="both"/>
              <w:rPr>
                <w:sz w:val="18"/>
                <w:szCs w:val="18"/>
              </w:rPr>
            </w:pPr>
          </w:p>
        </w:tc>
      </w:tr>
      <w:tr w:rsidR="003727E1" w14:paraId="564EF302" w14:textId="77777777" w:rsidTr="003727E1">
        <w:tc>
          <w:tcPr>
            <w:tcW w:w="990" w:type="dxa"/>
          </w:tcPr>
          <w:p w14:paraId="78DD5674" w14:textId="56D94104" w:rsidR="003727E1" w:rsidRDefault="003727E1" w:rsidP="003727E1">
            <w:pPr>
              <w:jc w:val="both"/>
              <w:rPr>
                <w:sz w:val="20"/>
                <w:szCs w:val="20"/>
              </w:rPr>
            </w:pPr>
            <w:r>
              <w:rPr>
                <w:sz w:val="20"/>
                <w:szCs w:val="20"/>
              </w:rPr>
              <w:t>N. Am</w:t>
            </w:r>
          </w:p>
        </w:tc>
        <w:tc>
          <w:tcPr>
            <w:tcW w:w="5242" w:type="dxa"/>
          </w:tcPr>
          <w:p w14:paraId="5E4AA390" w14:textId="67A00C8B" w:rsidR="003727E1" w:rsidRDefault="003727E1" w:rsidP="003727E1">
            <w:pPr>
              <w:jc w:val="both"/>
              <w:rPr>
                <w:sz w:val="20"/>
                <w:szCs w:val="20"/>
              </w:rPr>
            </w:pPr>
            <w:r>
              <w:rPr>
                <w:sz w:val="20"/>
                <w:szCs w:val="20"/>
              </w:rPr>
              <w:t>North American</w:t>
            </w:r>
          </w:p>
        </w:tc>
        <w:tc>
          <w:tcPr>
            <w:tcW w:w="2784" w:type="dxa"/>
          </w:tcPr>
          <w:p w14:paraId="7071BC3A" w14:textId="77777777" w:rsidR="003727E1" w:rsidRDefault="003727E1" w:rsidP="003727E1">
            <w:pPr>
              <w:jc w:val="both"/>
              <w:rPr>
                <w:sz w:val="18"/>
                <w:szCs w:val="18"/>
              </w:rPr>
            </w:pPr>
          </w:p>
        </w:tc>
      </w:tr>
      <w:tr w:rsidR="003727E1" w14:paraId="725983FD" w14:textId="77777777" w:rsidTr="003727E1">
        <w:tc>
          <w:tcPr>
            <w:tcW w:w="990" w:type="dxa"/>
          </w:tcPr>
          <w:p w14:paraId="34FD9DB3" w14:textId="020E2563" w:rsidR="003727E1" w:rsidRDefault="003727E1" w:rsidP="003727E1">
            <w:pPr>
              <w:jc w:val="both"/>
              <w:rPr>
                <w:sz w:val="20"/>
                <w:szCs w:val="20"/>
              </w:rPr>
            </w:pPr>
            <w:r>
              <w:rPr>
                <w:sz w:val="20"/>
                <w:szCs w:val="20"/>
              </w:rPr>
              <w:t>OHDSI</w:t>
            </w:r>
          </w:p>
        </w:tc>
        <w:tc>
          <w:tcPr>
            <w:tcW w:w="5242" w:type="dxa"/>
          </w:tcPr>
          <w:p w14:paraId="0097B75E" w14:textId="73BD0839" w:rsidR="003727E1" w:rsidRDefault="003727E1" w:rsidP="003727E1">
            <w:pPr>
              <w:jc w:val="both"/>
              <w:rPr>
                <w:sz w:val="20"/>
                <w:szCs w:val="20"/>
              </w:rPr>
            </w:pPr>
            <w:r>
              <w:rPr>
                <w:sz w:val="20"/>
                <w:szCs w:val="20"/>
              </w:rPr>
              <w:t>Observational Health Data Sciences and Informatics</w:t>
            </w:r>
          </w:p>
        </w:tc>
        <w:tc>
          <w:tcPr>
            <w:tcW w:w="2784" w:type="dxa"/>
          </w:tcPr>
          <w:p w14:paraId="576254BC" w14:textId="77777777" w:rsidR="003727E1" w:rsidRDefault="003727E1" w:rsidP="003727E1">
            <w:pPr>
              <w:jc w:val="both"/>
              <w:rPr>
                <w:sz w:val="18"/>
                <w:szCs w:val="18"/>
              </w:rPr>
            </w:pPr>
          </w:p>
        </w:tc>
      </w:tr>
      <w:tr w:rsidR="003727E1" w14:paraId="5CD1DDA3" w14:textId="77777777" w:rsidTr="003727E1">
        <w:tc>
          <w:tcPr>
            <w:tcW w:w="990" w:type="dxa"/>
          </w:tcPr>
          <w:p w14:paraId="674266CC" w14:textId="35F17AEE" w:rsidR="003727E1" w:rsidRDefault="003727E1" w:rsidP="003727E1">
            <w:pPr>
              <w:jc w:val="both"/>
              <w:rPr>
                <w:sz w:val="20"/>
                <w:szCs w:val="20"/>
              </w:rPr>
            </w:pPr>
            <w:r>
              <w:rPr>
                <w:sz w:val="20"/>
                <w:szCs w:val="20"/>
              </w:rPr>
              <w:t>OMOP</w:t>
            </w:r>
          </w:p>
        </w:tc>
        <w:tc>
          <w:tcPr>
            <w:tcW w:w="5242" w:type="dxa"/>
          </w:tcPr>
          <w:p w14:paraId="796E8EA0" w14:textId="0C05CF8F" w:rsidR="003727E1" w:rsidRDefault="003727E1" w:rsidP="003727E1">
            <w:pPr>
              <w:jc w:val="both"/>
              <w:rPr>
                <w:sz w:val="20"/>
                <w:szCs w:val="20"/>
              </w:rPr>
            </w:pPr>
            <w:r>
              <w:rPr>
                <w:sz w:val="20"/>
                <w:szCs w:val="20"/>
              </w:rPr>
              <w:t>Observational Medical Outcomes Partnership</w:t>
            </w:r>
          </w:p>
        </w:tc>
        <w:tc>
          <w:tcPr>
            <w:tcW w:w="2784" w:type="dxa"/>
          </w:tcPr>
          <w:p w14:paraId="21628D42" w14:textId="77777777" w:rsidR="003727E1" w:rsidRDefault="003727E1" w:rsidP="003727E1">
            <w:pPr>
              <w:jc w:val="both"/>
              <w:rPr>
                <w:sz w:val="18"/>
                <w:szCs w:val="18"/>
              </w:rPr>
            </w:pPr>
          </w:p>
        </w:tc>
      </w:tr>
      <w:tr w:rsidR="003727E1" w14:paraId="25E1CCC2" w14:textId="77777777" w:rsidTr="003727E1">
        <w:tc>
          <w:tcPr>
            <w:tcW w:w="990" w:type="dxa"/>
          </w:tcPr>
          <w:p w14:paraId="09951A38" w14:textId="55F86548" w:rsidR="003727E1" w:rsidRDefault="003727E1" w:rsidP="003727E1">
            <w:pPr>
              <w:jc w:val="both"/>
              <w:rPr>
                <w:sz w:val="20"/>
                <w:szCs w:val="20"/>
              </w:rPr>
            </w:pPr>
            <w:r>
              <w:rPr>
                <w:sz w:val="20"/>
                <w:szCs w:val="20"/>
              </w:rPr>
              <w:t>PLP</w:t>
            </w:r>
          </w:p>
        </w:tc>
        <w:tc>
          <w:tcPr>
            <w:tcW w:w="5242" w:type="dxa"/>
          </w:tcPr>
          <w:p w14:paraId="381B89D2" w14:textId="35526E2C" w:rsidR="003727E1" w:rsidRDefault="003727E1" w:rsidP="003727E1">
            <w:pPr>
              <w:jc w:val="both"/>
              <w:rPr>
                <w:sz w:val="20"/>
                <w:szCs w:val="20"/>
              </w:rPr>
            </w:pPr>
            <w:r>
              <w:rPr>
                <w:sz w:val="20"/>
                <w:szCs w:val="20"/>
              </w:rPr>
              <w:t>Patient-Level Prediction</w:t>
            </w:r>
          </w:p>
        </w:tc>
        <w:tc>
          <w:tcPr>
            <w:tcW w:w="2784" w:type="dxa"/>
          </w:tcPr>
          <w:p w14:paraId="13830EF7" w14:textId="77777777" w:rsidR="003727E1" w:rsidRDefault="003727E1" w:rsidP="003727E1">
            <w:pPr>
              <w:jc w:val="both"/>
              <w:rPr>
                <w:sz w:val="18"/>
                <w:szCs w:val="18"/>
              </w:rPr>
            </w:pPr>
          </w:p>
        </w:tc>
      </w:tr>
      <w:tr w:rsidR="003727E1" w14:paraId="78EB5049" w14:textId="77777777" w:rsidTr="003727E1">
        <w:tc>
          <w:tcPr>
            <w:tcW w:w="990" w:type="dxa"/>
          </w:tcPr>
          <w:p w14:paraId="78981DC0" w14:textId="365960DB" w:rsidR="003727E1" w:rsidRDefault="003727E1" w:rsidP="003727E1">
            <w:pPr>
              <w:jc w:val="both"/>
              <w:rPr>
                <w:sz w:val="20"/>
                <w:szCs w:val="20"/>
              </w:rPr>
            </w:pPr>
            <w:r>
              <w:rPr>
                <w:sz w:val="20"/>
                <w:szCs w:val="20"/>
              </w:rPr>
              <w:t>PS</w:t>
            </w:r>
          </w:p>
        </w:tc>
        <w:tc>
          <w:tcPr>
            <w:tcW w:w="5242" w:type="dxa"/>
          </w:tcPr>
          <w:p w14:paraId="7EBA49A1" w14:textId="1DE5875B" w:rsidR="003727E1" w:rsidRDefault="003727E1" w:rsidP="003727E1">
            <w:pPr>
              <w:jc w:val="both"/>
              <w:rPr>
                <w:sz w:val="20"/>
                <w:szCs w:val="20"/>
              </w:rPr>
            </w:pPr>
            <w:r>
              <w:rPr>
                <w:sz w:val="20"/>
                <w:szCs w:val="20"/>
              </w:rPr>
              <w:t>Propensity Score</w:t>
            </w:r>
          </w:p>
        </w:tc>
        <w:tc>
          <w:tcPr>
            <w:tcW w:w="2784" w:type="dxa"/>
          </w:tcPr>
          <w:p w14:paraId="4BA7A17F" w14:textId="77777777" w:rsidR="003727E1" w:rsidRDefault="003727E1" w:rsidP="003727E1">
            <w:pPr>
              <w:jc w:val="both"/>
              <w:rPr>
                <w:sz w:val="18"/>
                <w:szCs w:val="18"/>
              </w:rPr>
            </w:pPr>
          </w:p>
        </w:tc>
      </w:tr>
      <w:tr w:rsidR="003727E1" w14:paraId="0DFB162C" w14:textId="77777777" w:rsidTr="003727E1">
        <w:tc>
          <w:tcPr>
            <w:tcW w:w="990" w:type="dxa"/>
          </w:tcPr>
          <w:p w14:paraId="215E3E21" w14:textId="098660B7" w:rsidR="003727E1" w:rsidRDefault="003727E1" w:rsidP="003727E1">
            <w:pPr>
              <w:jc w:val="both"/>
              <w:rPr>
                <w:sz w:val="20"/>
                <w:szCs w:val="20"/>
              </w:rPr>
            </w:pPr>
            <w:r>
              <w:rPr>
                <w:sz w:val="20"/>
                <w:szCs w:val="20"/>
              </w:rPr>
              <w:t>RWE</w:t>
            </w:r>
          </w:p>
        </w:tc>
        <w:tc>
          <w:tcPr>
            <w:tcW w:w="5242" w:type="dxa"/>
          </w:tcPr>
          <w:p w14:paraId="37824B16" w14:textId="0338F7DE" w:rsidR="003727E1" w:rsidRDefault="003727E1" w:rsidP="003727E1">
            <w:pPr>
              <w:jc w:val="both"/>
              <w:rPr>
                <w:sz w:val="20"/>
                <w:szCs w:val="20"/>
              </w:rPr>
            </w:pPr>
            <w:r>
              <w:rPr>
                <w:sz w:val="20"/>
                <w:szCs w:val="20"/>
              </w:rPr>
              <w:t>Real-World Evidence</w:t>
            </w:r>
          </w:p>
        </w:tc>
        <w:tc>
          <w:tcPr>
            <w:tcW w:w="2784" w:type="dxa"/>
          </w:tcPr>
          <w:p w14:paraId="1C874F54" w14:textId="77777777" w:rsidR="003727E1" w:rsidRDefault="003727E1" w:rsidP="003727E1">
            <w:pPr>
              <w:jc w:val="both"/>
              <w:rPr>
                <w:sz w:val="18"/>
                <w:szCs w:val="18"/>
              </w:rPr>
            </w:pPr>
          </w:p>
        </w:tc>
      </w:tr>
      <w:tr w:rsidR="003727E1" w14:paraId="2BCD1DC6" w14:textId="77777777" w:rsidTr="003727E1">
        <w:tc>
          <w:tcPr>
            <w:tcW w:w="990" w:type="dxa"/>
          </w:tcPr>
          <w:p w14:paraId="27E497EC" w14:textId="3B89B9A5" w:rsidR="003727E1" w:rsidRDefault="003727E1" w:rsidP="003727E1">
            <w:pPr>
              <w:jc w:val="both"/>
              <w:rPr>
                <w:sz w:val="20"/>
                <w:szCs w:val="20"/>
              </w:rPr>
            </w:pPr>
            <w:r>
              <w:rPr>
                <w:sz w:val="20"/>
                <w:szCs w:val="20"/>
              </w:rPr>
              <w:t>SCCS</w:t>
            </w:r>
          </w:p>
        </w:tc>
        <w:tc>
          <w:tcPr>
            <w:tcW w:w="5242" w:type="dxa"/>
          </w:tcPr>
          <w:p w14:paraId="07A4EE9D" w14:textId="2DA3B90D" w:rsidR="003727E1" w:rsidRDefault="003727E1" w:rsidP="003727E1">
            <w:pPr>
              <w:jc w:val="both"/>
              <w:rPr>
                <w:sz w:val="20"/>
                <w:szCs w:val="20"/>
              </w:rPr>
            </w:pPr>
            <w:r>
              <w:rPr>
                <w:sz w:val="20"/>
                <w:szCs w:val="20"/>
              </w:rPr>
              <w:t>Self-Controlled Case Series</w:t>
            </w:r>
          </w:p>
        </w:tc>
        <w:tc>
          <w:tcPr>
            <w:tcW w:w="2784" w:type="dxa"/>
          </w:tcPr>
          <w:p w14:paraId="5D62A126" w14:textId="77777777" w:rsidR="003727E1" w:rsidRDefault="003727E1" w:rsidP="003727E1">
            <w:pPr>
              <w:jc w:val="both"/>
              <w:rPr>
                <w:sz w:val="18"/>
                <w:szCs w:val="18"/>
              </w:rPr>
            </w:pPr>
          </w:p>
        </w:tc>
      </w:tr>
    </w:tbl>
    <w:p w14:paraId="5D7D3CBD" w14:textId="77777777" w:rsidR="001033A0" w:rsidRDefault="001033A0" w:rsidP="001033A0">
      <w:pPr>
        <w:jc w:val="both"/>
      </w:pPr>
    </w:p>
    <w:p w14:paraId="6FA7B045" w14:textId="77777777" w:rsidR="0030756D" w:rsidRDefault="0030756D" w:rsidP="001033A0">
      <w:pPr>
        <w:jc w:val="both"/>
        <w:rPr>
          <w:rFonts w:asciiTheme="majorHAnsi" w:eastAsiaTheme="majorEastAsia" w:hAnsiTheme="majorHAnsi" w:cstheme="majorBidi"/>
          <w:color w:val="0F4761" w:themeColor="accent1" w:themeShade="BF"/>
          <w:sz w:val="40"/>
          <w:szCs w:val="40"/>
        </w:rPr>
      </w:pPr>
      <w:r>
        <w:br w:type="page"/>
      </w:r>
    </w:p>
    <w:p w14:paraId="02240A8D" w14:textId="3B4C0D51" w:rsidR="00275EB6" w:rsidRPr="00275EB6" w:rsidRDefault="00275EB6" w:rsidP="001033A0">
      <w:pPr>
        <w:pStyle w:val="Heading1"/>
        <w:jc w:val="both"/>
      </w:pPr>
      <w:bookmarkStart w:id="2" w:name="_Toc228889392"/>
      <w:r>
        <w:rPr>
          <w:rFonts w:hint="eastAsia"/>
        </w:rPr>
        <w:lastRenderedPageBreak/>
        <w:t>Responsible Parties</w:t>
      </w:r>
      <w:bookmarkEnd w:id="2"/>
    </w:p>
    <w:p w14:paraId="2F1A2ED5" w14:textId="20A027FC" w:rsidR="00275EB6" w:rsidRDefault="00275EB6" w:rsidP="001033A0">
      <w:pPr>
        <w:pStyle w:val="Heading2"/>
        <w:jc w:val="both"/>
      </w:pPr>
      <w:bookmarkStart w:id="3" w:name="_Toc228889393"/>
      <w:r>
        <w:rPr>
          <w:rFonts w:hint="eastAsia"/>
        </w:rPr>
        <w:t>Investigators</w:t>
      </w:r>
      <w:bookmarkEnd w:id="3"/>
    </w:p>
    <w:p w14:paraId="30277C12" w14:textId="462D9E13" w:rsidR="00275EB6" w:rsidRDefault="001033A0" w:rsidP="001033A0">
      <w:pPr>
        <w:jc w:val="both"/>
        <w:rPr>
          <w:rFonts w:eastAsia="Malgun Gothic"/>
          <w:lang w:eastAsia="ko-KR"/>
        </w:rPr>
      </w:pPr>
      <w:r>
        <w:rPr>
          <w:rFonts w:hint="eastAsia"/>
        </w:rPr>
        <w:t xml:space="preserve">Evelyn Goh (National University of Singapore, </w:t>
      </w:r>
      <w:ins w:id="4" w:author="승찬 유" w:date="2025-03-26T13:37:00Z" w16du:dateUtc="2025-03-26T04:37:00Z">
        <w:r w:rsidR="000D2A9B">
          <w:fldChar w:fldCharType="begin"/>
        </w:r>
        <w:r w:rsidR="000D2A9B">
          <w:rPr>
            <w:rFonts w:hint="eastAsia"/>
          </w:rPr>
          <w:instrText>HYPERLINK "mailto:</w:instrText>
        </w:r>
      </w:ins>
      <w:r w:rsidR="000D2A9B">
        <w:rPr>
          <w:rFonts w:hint="eastAsia"/>
        </w:rPr>
        <w:instrText>e0983111@u.nus.edu</w:instrText>
      </w:r>
      <w:ins w:id="5" w:author="승찬 유" w:date="2025-03-26T13:37:00Z" w16du:dateUtc="2025-03-26T04:37:00Z">
        <w:r w:rsidR="000D2A9B">
          <w:rPr>
            <w:rFonts w:hint="eastAsia"/>
          </w:rPr>
          <w:instrText>"</w:instrText>
        </w:r>
        <w:r w:rsidR="000D2A9B">
          <w:fldChar w:fldCharType="separate"/>
        </w:r>
      </w:ins>
      <w:r w:rsidR="000D2A9B" w:rsidRPr="00DA6558">
        <w:rPr>
          <w:rStyle w:val="Hyperlink"/>
          <w:rFonts w:hint="eastAsia"/>
        </w:rPr>
        <w:t>e0983111@u.nus.edu</w:t>
      </w:r>
      <w:ins w:id="6" w:author="승찬 유" w:date="2025-03-26T13:37:00Z" w16du:dateUtc="2025-03-26T04:37:00Z">
        <w:r w:rsidR="000D2A9B">
          <w:fldChar w:fldCharType="end"/>
        </w:r>
      </w:ins>
      <w:r>
        <w:rPr>
          <w:rFonts w:hint="eastAsia"/>
        </w:rPr>
        <w:t>)</w:t>
      </w:r>
    </w:p>
    <w:p w14:paraId="1B6A2C08" w14:textId="73E82393" w:rsidR="000D2A9B" w:rsidRDefault="00407D1C" w:rsidP="001033A0">
      <w:pPr>
        <w:jc w:val="both"/>
      </w:pPr>
      <w:r>
        <w:rPr>
          <w:rFonts w:hint="eastAsia"/>
        </w:rPr>
        <w:t xml:space="preserve">Jack Janetzki (University of South Australia, </w:t>
      </w:r>
      <w:hyperlink r:id="rId10" w:history="1">
        <w:proofErr w:type="spellStart"/>
        <w:r>
          <w:rPr>
            <w:rStyle w:val="Hyperlink"/>
            <w:rFonts w:hint="eastAsia"/>
          </w:rPr>
          <w:t>jack,janetzki</w:t>
        </w:r>
        <w:r w:rsidRPr="00345CB9">
          <w:rPr>
            <w:rStyle w:val="Hyperlink"/>
          </w:rPr>
          <w:t>@unisa.edu.au</w:t>
        </w:r>
        <w:proofErr w:type="spellEnd"/>
      </w:hyperlink>
      <w:r>
        <w:rPr>
          <w:rFonts w:hint="eastAsia"/>
        </w:rPr>
        <w:t>)</w:t>
      </w:r>
    </w:p>
    <w:p w14:paraId="5B281C8C" w14:textId="77777777" w:rsidR="001033A0" w:rsidRPr="00275EB6" w:rsidRDefault="001033A0" w:rsidP="001033A0">
      <w:pPr>
        <w:jc w:val="both"/>
      </w:pPr>
    </w:p>
    <w:p w14:paraId="3FAAF592" w14:textId="38182841" w:rsidR="00275EB6" w:rsidRDefault="00275EB6" w:rsidP="001033A0">
      <w:pPr>
        <w:pStyle w:val="Heading2"/>
        <w:jc w:val="both"/>
      </w:pPr>
      <w:bookmarkStart w:id="7" w:name="_Toc228889394"/>
      <w:r>
        <w:rPr>
          <w:rFonts w:hint="eastAsia"/>
        </w:rPr>
        <w:t>Disclosures</w:t>
      </w:r>
      <w:bookmarkEnd w:id="7"/>
    </w:p>
    <w:p w14:paraId="04C97BFD" w14:textId="0CC8CF7B" w:rsidR="00275EB6" w:rsidRPr="000D2A9B" w:rsidRDefault="00275EB6">
      <w:pPr>
        <w:pStyle w:val="ListParagraph"/>
        <w:numPr>
          <w:ilvl w:val="0"/>
          <w:numId w:val="1"/>
        </w:numPr>
        <w:jc w:val="both"/>
      </w:pPr>
    </w:p>
    <w:p w14:paraId="2CCDC52A" w14:textId="77777777" w:rsidR="0030756D" w:rsidRDefault="0030756D" w:rsidP="001033A0">
      <w:pPr>
        <w:jc w:val="both"/>
        <w:rPr>
          <w:rFonts w:asciiTheme="majorHAnsi" w:eastAsiaTheme="majorEastAsia" w:hAnsiTheme="majorHAnsi" w:cstheme="majorBidi"/>
          <w:color w:val="0F4761" w:themeColor="accent1" w:themeShade="BF"/>
          <w:sz w:val="40"/>
          <w:szCs w:val="40"/>
        </w:rPr>
      </w:pPr>
      <w:r>
        <w:br w:type="page"/>
      </w:r>
    </w:p>
    <w:p w14:paraId="4870F0C1" w14:textId="0F222AB9" w:rsidR="00275EB6" w:rsidRDefault="00275EB6" w:rsidP="001033A0">
      <w:pPr>
        <w:pStyle w:val="Heading1"/>
        <w:jc w:val="both"/>
      </w:pPr>
      <w:bookmarkStart w:id="8" w:name="_Toc228889395"/>
      <w:r>
        <w:rPr>
          <w:rFonts w:hint="eastAsia"/>
        </w:rPr>
        <w:lastRenderedPageBreak/>
        <w:t>Abstract</w:t>
      </w:r>
      <w:bookmarkEnd w:id="8"/>
    </w:p>
    <w:p w14:paraId="2810CF0F" w14:textId="27E43583" w:rsidR="00E4325E" w:rsidRPr="00E4325E" w:rsidRDefault="00275EB6" w:rsidP="00E4325E">
      <w:pPr>
        <w:rPr>
          <w:b/>
          <w:bCs/>
        </w:rPr>
      </w:pPr>
      <w:r w:rsidRPr="3A9A7885">
        <w:rPr>
          <w:b/>
          <w:bCs/>
        </w:rPr>
        <w:t>Background and Significance</w:t>
      </w:r>
    </w:p>
    <w:p w14:paraId="78824460" w14:textId="244C82FD" w:rsidR="638ED98A" w:rsidRPr="009855FF" w:rsidRDefault="00407D1C" w:rsidP="3A9A7885">
      <w:r>
        <w:rPr>
          <w:rFonts w:hint="eastAsia"/>
        </w:rPr>
        <w:t>-</w:t>
      </w:r>
    </w:p>
    <w:p w14:paraId="2B0127EC" w14:textId="0A9095A6" w:rsidR="00CA6BAE" w:rsidRDefault="00275EB6" w:rsidP="00E4325E">
      <w:pPr>
        <w:rPr>
          <w:b/>
          <w:bCs/>
        </w:rPr>
      </w:pPr>
      <w:r w:rsidRPr="00E4325E">
        <w:rPr>
          <w:rFonts w:hint="eastAsia"/>
          <w:b/>
          <w:bCs/>
        </w:rPr>
        <w:t>Study Aims</w:t>
      </w:r>
    </w:p>
    <w:p w14:paraId="75FAADDB" w14:textId="25C23C80" w:rsidR="007338C0" w:rsidRDefault="007338C0" w:rsidP="00E4325E">
      <w:r>
        <w:t xml:space="preserve">This study aims to </w:t>
      </w:r>
      <w:r w:rsidR="00407D1C">
        <w:rPr>
          <w:rFonts w:hint="eastAsia"/>
        </w:rPr>
        <w:t>analyse</w:t>
      </w:r>
      <w:r w:rsidR="00407D1C">
        <w:t>…</w:t>
      </w:r>
    </w:p>
    <w:p w14:paraId="03657EA0" w14:textId="77777777" w:rsidR="00407D1C" w:rsidRPr="00407D1C" w:rsidRDefault="00407D1C" w:rsidP="00E4325E"/>
    <w:p w14:paraId="1DEC3314" w14:textId="70223F1E" w:rsidR="00275EB6" w:rsidRDefault="00275EB6" w:rsidP="00E4325E">
      <w:pPr>
        <w:rPr>
          <w:b/>
          <w:bCs/>
        </w:rPr>
      </w:pPr>
      <w:r w:rsidRPr="00E4325E">
        <w:rPr>
          <w:rFonts w:hint="eastAsia"/>
          <w:b/>
          <w:bCs/>
        </w:rPr>
        <w:t>Study Description</w:t>
      </w:r>
    </w:p>
    <w:p w14:paraId="075F9862" w14:textId="67B7634D" w:rsidR="001111BB" w:rsidRDefault="00DB12F1" w:rsidP="00E4325E">
      <w:r w:rsidRPr="00DB12F1">
        <w:rPr>
          <w:u w:val="single"/>
        </w:rPr>
        <w:t>Population</w:t>
      </w:r>
      <w:r>
        <w:t xml:space="preserve">: </w:t>
      </w:r>
    </w:p>
    <w:p w14:paraId="6B279CDD" w14:textId="016978C0" w:rsidR="00DB12F1" w:rsidRDefault="00DB12F1" w:rsidP="00E4325E">
      <w:r w:rsidRPr="00DB12F1">
        <w:rPr>
          <w:u w:val="single"/>
        </w:rPr>
        <w:t>Comparators</w:t>
      </w:r>
      <w:r>
        <w:t xml:space="preserve">: </w:t>
      </w:r>
    </w:p>
    <w:p w14:paraId="453F5BB1" w14:textId="464A0B9B" w:rsidR="00DB12F1" w:rsidRDefault="00DB12F1" w:rsidP="00E4325E">
      <w:r w:rsidRPr="00DB12F1">
        <w:rPr>
          <w:u w:val="single"/>
        </w:rPr>
        <w:t>Outcomes</w:t>
      </w:r>
      <w:r>
        <w:t xml:space="preserve">: </w:t>
      </w:r>
    </w:p>
    <w:p w14:paraId="5C985D9B" w14:textId="21AC1972" w:rsidR="00275EB6" w:rsidRDefault="00DB12F1" w:rsidP="00DB12F1">
      <w:r w:rsidRPr="00DB12F1">
        <w:rPr>
          <w:u w:val="single"/>
        </w:rPr>
        <w:t>Design</w:t>
      </w:r>
      <w:r>
        <w:t xml:space="preserve">: </w:t>
      </w:r>
    </w:p>
    <w:p w14:paraId="4F679723" w14:textId="083F2EBE" w:rsidR="0030756D" w:rsidRDefault="0030756D" w:rsidP="001033A0">
      <w:pPr>
        <w:jc w:val="both"/>
        <w:rPr>
          <w:rFonts w:asciiTheme="majorHAnsi" w:eastAsiaTheme="majorEastAsia" w:hAnsiTheme="majorHAnsi" w:cstheme="majorBidi"/>
          <w:color w:val="0F4761" w:themeColor="accent1" w:themeShade="BF"/>
          <w:sz w:val="40"/>
          <w:szCs w:val="40"/>
        </w:rPr>
      </w:pPr>
      <w:r>
        <w:br w:type="page"/>
      </w:r>
    </w:p>
    <w:p w14:paraId="116B809A" w14:textId="541E02D7" w:rsidR="00275EB6" w:rsidRDefault="00275EB6" w:rsidP="001033A0">
      <w:pPr>
        <w:pStyle w:val="Heading1"/>
        <w:jc w:val="both"/>
      </w:pPr>
      <w:bookmarkStart w:id="9" w:name="_Toc228889396"/>
      <w:r>
        <w:rPr>
          <w:rFonts w:hint="eastAsia"/>
        </w:rPr>
        <w:lastRenderedPageBreak/>
        <w:t>Rationale and Background</w:t>
      </w:r>
      <w:bookmarkEnd w:id="9"/>
    </w:p>
    <w:p w14:paraId="67E3D6BC" w14:textId="2F73795E" w:rsidR="0030756D" w:rsidRDefault="00CF45B2" w:rsidP="001033A0">
      <w:pPr>
        <w:jc w:val="both"/>
      </w:pPr>
      <w:r>
        <w:rPr>
          <w:rFonts w:hint="eastAsia"/>
        </w:rPr>
        <w:t xml:space="preserve">The OHDSI collaborative defines and applies a common analytical framework across distributed databases while retaining patient-level data via a federated global studies execution method. The key premise of this protocol is that a single standardised framework can produce comparable and combinable estimates across databases. This assumption only holds to the </w:t>
      </w:r>
      <w:proofErr w:type="spellStart"/>
      <w:r>
        <w:rPr>
          <w:rFonts w:hint="eastAsia"/>
        </w:rPr>
        <w:t>extend</w:t>
      </w:r>
      <w:proofErr w:type="spellEnd"/>
      <w:r>
        <w:rPr>
          <w:rFonts w:hint="eastAsia"/>
        </w:rPr>
        <w:t xml:space="preserve"> that databases in network studies are structurally and analytically similar. </w:t>
      </w:r>
    </w:p>
    <w:p w14:paraId="3AC2831C" w14:textId="6D4057F7" w:rsidR="00CF45B2" w:rsidRDefault="00CF45B2" w:rsidP="001033A0">
      <w:pPr>
        <w:jc w:val="both"/>
      </w:pPr>
      <w:r>
        <w:rPr>
          <w:rFonts w:hint="eastAsia"/>
        </w:rPr>
        <w:t>Healthcare databases differ in fundamental ways that can compromise this assumption; these differences reflect the structure of the underlying healthcare system, the incentives that drive behaviour, and regulatory/</w:t>
      </w:r>
      <w:r>
        <w:t>administrative</w:t>
      </w:r>
      <w:r>
        <w:rPr>
          <w:rFonts w:hint="eastAsia"/>
        </w:rPr>
        <w:t xml:space="preserve"> context in which the data is generated. As such, fundamental differences exist: covariates that are faithfully recorded in North American databases may be systematically absent in other non-N. Am databases. </w:t>
      </w:r>
    </w:p>
    <w:p w14:paraId="15AD5544" w14:textId="5E5E6178" w:rsidR="00CF45B2" w:rsidRDefault="00CF45B2" w:rsidP="001033A0">
      <w:pPr>
        <w:jc w:val="both"/>
      </w:pPr>
      <w:r>
        <w:rPr>
          <w:rFonts w:hint="eastAsia"/>
        </w:rPr>
        <w:t xml:space="preserve">OHDSI has invested substantially in developing a transparent diagnostic framework to assess whether cohorts generated by individual databases are able to produce reliable causal estimates before admission to combined evidence synthesis. The OHDSI </w:t>
      </w:r>
      <w:r w:rsidR="00032BD5">
        <w:rPr>
          <w:rFonts w:hint="eastAsia"/>
        </w:rPr>
        <w:t>Strategus framework calls several packages as part of a predefined pipeline to assess databases on a variety of aspects</w:t>
      </w:r>
      <w:r w:rsidR="002029DB">
        <w:rPr>
          <w:rFonts w:hint="eastAsia"/>
        </w:rPr>
        <w:t>:</w:t>
      </w:r>
    </w:p>
    <w:p w14:paraId="4B5B74F2" w14:textId="5E379FA5" w:rsidR="002029DB" w:rsidRDefault="002029DB">
      <w:pPr>
        <w:pStyle w:val="ListParagraph"/>
        <w:numPr>
          <w:ilvl w:val="0"/>
          <w:numId w:val="1"/>
        </w:numPr>
        <w:jc w:val="both"/>
      </w:pPr>
      <w:proofErr w:type="spellStart"/>
      <w:r>
        <w:rPr>
          <w:rFonts w:hint="eastAsia"/>
        </w:rPr>
        <w:t>FeatureExtraction</w:t>
      </w:r>
      <w:proofErr w:type="spellEnd"/>
      <w:r>
        <w:rPr>
          <w:rFonts w:hint="eastAsia"/>
        </w:rPr>
        <w:t xml:space="preserve"> pulls the covariate matrix of each database in specific time windows and feeds this into the propensity score model.</w:t>
      </w:r>
    </w:p>
    <w:p w14:paraId="36B7C812" w14:textId="0E1AEF16" w:rsidR="002029DB" w:rsidRDefault="002029DB">
      <w:pPr>
        <w:pStyle w:val="ListParagraph"/>
        <w:numPr>
          <w:ilvl w:val="0"/>
          <w:numId w:val="1"/>
        </w:numPr>
        <w:jc w:val="both"/>
      </w:pPr>
      <w:r>
        <w:rPr>
          <w:rFonts w:hint="eastAsia"/>
        </w:rPr>
        <w:t>Subsequently, propensity scores are estimated using regularised logistic regression via Cyclops. The fitted scores produce the preference score distributions and equipoise assessments.</w:t>
      </w:r>
    </w:p>
    <w:p w14:paraId="162799DB" w14:textId="0E598371" w:rsidR="002029DB" w:rsidRDefault="002029DB">
      <w:pPr>
        <w:pStyle w:val="ListParagraph"/>
        <w:numPr>
          <w:ilvl w:val="0"/>
          <w:numId w:val="1"/>
        </w:numPr>
        <w:jc w:val="both"/>
      </w:pPr>
      <w:r>
        <w:rPr>
          <w:rFonts w:hint="eastAsia"/>
        </w:rPr>
        <w:t xml:space="preserve">ASMD is calculated by comparing covariate means between treatment and comparator groups before and after PS adjustment. </w:t>
      </w:r>
    </w:p>
    <w:p w14:paraId="70A1774E" w14:textId="03B63183" w:rsidR="002029DB" w:rsidRDefault="002029DB">
      <w:pPr>
        <w:pStyle w:val="ListParagraph"/>
        <w:numPr>
          <w:ilvl w:val="0"/>
          <w:numId w:val="1"/>
        </w:numPr>
        <w:jc w:val="both"/>
      </w:pPr>
      <w:r>
        <w:rPr>
          <w:rFonts w:hint="eastAsia"/>
        </w:rPr>
        <w:t xml:space="preserve">Finally, </w:t>
      </w:r>
      <w:proofErr w:type="spellStart"/>
      <w:r>
        <w:rPr>
          <w:rFonts w:hint="eastAsia"/>
        </w:rPr>
        <w:t>EmpiricalCalibration</w:t>
      </w:r>
      <w:proofErr w:type="spellEnd"/>
      <w:r>
        <w:rPr>
          <w:rFonts w:hint="eastAsia"/>
        </w:rPr>
        <w:t xml:space="preserve"> fits an empirical null distribution with the negative control outcome estimates produced by </w:t>
      </w:r>
      <w:proofErr w:type="spellStart"/>
      <w:r>
        <w:rPr>
          <w:rFonts w:hint="eastAsia"/>
        </w:rPr>
        <w:t>CohortMethod</w:t>
      </w:r>
      <w:proofErr w:type="spellEnd"/>
      <w:r>
        <w:rPr>
          <w:rFonts w:hint="eastAsia"/>
        </w:rPr>
        <w:t xml:space="preserve"> to produce the EASE metric.</w:t>
      </w:r>
    </w:p>
    <w:p w14:paraId="1925C7BF" w14:textId="36DF8AD1" w:rsidR="00BE4FDE" w:rsidRPr="00BE4FDE" w:rsidRDefault="00BE4FDE" w:rsidP="002029DB">
      <w:pPr>
        <w:jc w:val="both"/>
      </w:pPr>
      <w:r>
        <w:rPr>
          <w:rFonts w:hint="eastAsia"/>
        </w:rPr>
        <w:t xml:space="preserve">While these diagnostics offer a significant methods advantage by providing quantitative criteria for excluding estimates that are likely to be biased, the statistical methods were primarily established, defined, and validated using North American </w:t>
      </w:r>
      <w:r>
        <w:t>databases</w:t>
      </w:r>
      <w:r>
        <w:rPr>
          <w:rFonts w:hint="eastAsia"/>
        </w:rPr>
        <w:t xml:space="preserve"> and standards. The assumption that these thresholds generalise to non-North American databases with different </w:t>
      </w:r>
      <w:r>
        <w:t>structura</w:t>
      </w:r>
      <w:r>
        <w:rPr>
          <w:rFonts w:hint="eastAsia"/>
        </w:rPr>
        <w:t>l characteristics has yet to be evaluated.</w:t>
      </w:r>
    </w:p>
    <w:p w14:paraId="795160F7" w14:textId="29B5CF1D" w:rsidR="002029DB" w:rsidRDefault="00BE4FDE" w:rsidP="002029DB">
      <w:pPr>
        <w:jc w:val="both"/>
      </w:pPr>
      <w:r>
        <w:rPr>
          <w:rFonts w:hint="eastAsia"/>
        </w:rPr>
        <w:t xml:space="preserve">The recent OHDSI APAC study assessing association between use of GLP-1s and acute liver injury across 15 international databases identified a striking pattern of regional asymmetry in diagnostic performance. Databases located in APAC, ANZ, and EU regions failed OHDSI diagnostic criteria at substantially higher rates than North American databases. Following diagnostic filtering, N. Am databases contributed over 99% of the </w:t>
      </w:r>
      <w:r>
        <w:rPr>
          <w:rFonts w:hint="eastAsia"/>
        </w:rPr>
        <w:lastRenderedPageBreak/>
        <w:t xml:space="preserve">weighted data entering evidence synthesis, despite the study having been initiated by Singapore and attempting to assess its impact on Asian populations. </w:t>
      </w:r>
    </w:p>
    <w:p w14:paraId="4FE09FED" w14:textId="77641C5D" w:rsidR="00D87BD4" w:rsidRDefault="00BE4FDE" w:rsidP="002029DB">
      <w:pPr>
        <w:jc w:val="both"/>
      </w:pPr>
      <w:r>
        <w:rPr>
          <w:rFonts w:hint="eastAsia"/>
        </w:rPr>
        <w:t xml:space="preserve">A brief analysis of covariate coverage data identified patterns </w:t>
      </w:r>
      <w:r w:rsidR="00D87BD4">
        <w:rPr>
          <w:rFonts w:hint="eastAsia"/>
        </w:rPr>
        <w:t xml:space="preserve">of regional missingness. Five distinct clusters of covariate availability were identified, broadly corresponding to regional groups, with APAC databases characterised by substantially lower availability of certain covariate domains relative to North American counterparts. Partial replication of this pattern was observed in another study regarding associations between fluoroquinolone and abdominal aortic aneurysms. These observations give rise to the central question motivating this study: do non-N. American databases fail OHDSI diagnostic criteria because their estimates are genuinely unreliable, or because the structural characteristics of those databases interact poorly with a diagnostic framework that was calibrated in a North American context? </w:t>
      </w:r>
    </w:p>
    <w:p w14:paraId="4F61400B" w14:textId="46EE70A7" w:rsidR="00D87BD4" w:rsidRPr="00D87BD4" w:rsidRDefault="00D87BD4" w:rsidP="002029DB">
      <w:pPr>
        <w:jc w:val="both"/>
      </w:pPr>
      <w:r>
        <w:rPr>
          <w:rFonts w:hint="eastAsia"/>
        </w:rPr>
        <w:t xml:space="preserve">No systematic study has </w:t>
      </w:r>
      <w:r>
        <w:t>examined</w:t>
      </w:r>
      <w:r>
        <w:rPr>
          <w:rFonts w:hint="eastAsia"/>
        </w:rPr>
        <w:t xml:space="preserve"> the relationship between database structural characteristics and OHDSI diagnostic performance across multiple studies, drug classes, and regions. The present study is designed to fill this gap by assembling and analysing diagnostic performance data, covariate structure data, and negative control data from a broad sample of OHDSI multi-database network studies and developing a robust characterisation of how structural database differences correlate with diagnostic outcomes, this study will provide the empirical foundation necessary to evaluate whether and how the OHDSI diagnostic framework requires </w:t>
      </w:r>
      <w:r>
        <w:t>adaptation</w:t>
      </w:r>
      <w:r>
        <w:rPr>
          <w:rFonts w:hint="eastAsia"/>
        </w:rPr>
        <w:t xml:space="preserve"> for use with regional (specifically APAC) databases. </w:t>
      </w:r>
    </w:p>
    <w:p w14:paraId="70286BE2" w14:textId="77777777" w:rsidR="002029DB" w:rsidRDefault="002029DB" w:rsidP="001033A0">
      <w:pPr>
        <w:jc w:val="both"/>
      </w:pPr>
    </w:p>
    <w:p w14:paraId="07D21631" w14:textId="5B36FF0F" w:rsidR="00275EB6" w:rsidRDefault="00275EB6" w:rsidP="001033A0">
      <w:pPr>
        <w:pStyle w:val="Heading1"/>
        <w:jc w:val="both"/>
      </w:pPr>
      <w:bookmarkStart w:id="10" w:name="_Toc228889397"/>
      <w:r>
        <w:rPr>
          <w:rFonts w:hint="eastAsia"/>
        </w:rPr>
        <w:t>Study Objectives</w:t>
      </w:r>
      <w:bookmarkEnd w:id="10"/>
    </w:p>
    <w:p w14:paraId="55DE08EC" w14:textId="010F6F4D" w:rsidR="00C879CA" w:rsidRDefault="00D87BD4" w:rsidP="00F6498E">
      <w:pPr>
        <w:jc w:val="both"/>
      </w:pPr>
      <w:r>
        <w:rPr>
          <w:rFonts w:hint="eastAsia"/>
        </w:rPr>
        <w:t xml:space="preserve">The objective of this study is to systematically characterise how </w:t>
      </w:r>
      <w:r>
        <w:t>database</w:t>
      </w:r>
      <w:r>
        <w:rPr>
          <w:rFonts w:hint="eastAsia"/>
        </w:rPr>
        <w:t xml:space="preserve"> structural differences manifest in diagnostic performance across OHDSI network studies</w:t>
      </w:r>
      <w:r w:rsidR="00377FE8">
        <w:rPr>
          <w:rFonts w:hint="eastAsia"/>
        </w:rPr>
        <w:t xml:space="preserve"> between North American and non-North American databases across a sample of multi-database OHDSI network studies, and to determine whether these differences are consistent across studies, targets, and outcomes.  </w:t>
      </w:r>
    </w:p>
    <w:p w14:paraId="141FFF14" w14:textId="18675FEE" w:rsidR="00377FE8" w:rsidRDefault="00377FE8" w:rsidP="00377FE8">
      <w:pPr>
        <w:jc w:val="both"/>
      </w:pPr>
      <w:r>
        <w:rPr>
          <w:rFonts w:hint="eastAsia"/>
        </w:rPr>
        <w:t>Specifically:</w:t>
      </w:r>
    </w:p>
    <w:p w14:paraId="24A6DE27" w14:textId="24F89BB7" w:rsidR="00B56A8E" w:rsidRPr="00B56A8E" w:rsidRDefault="00B56A8E">
      <w:pPr>
        <w:numPr>
          <w:ilvl w:val="0"/>
          <w:numId w:val="2"/>
        </w:numPr>
        <w:jc w:val="both"/>
      </w:pPr>
      <w:r w:rsidRPr="00B56A8E">
        <w:t>To identify which diagnostic criteria</w:t>
      </w:r>
      <w:r>
        <w:rPr>
          <w:rFonts w:hint="eastAsia"/>
        </w:rPr>
        <w:t xml:space="preserve"> (</w:t>
      </w:r>
      <w:r w:rsidRPr="00B56A8E">
        <w:t>covariate balance (ASMD), empirical equipoise, or empirical calibration (EASE)</w:t>
      </w:r>
      <w:r>
        <w:rPr>
          <w:rFonts w:hint="eastAsia"/>
        </w:rPr>
        <w:t xml:space="preserve">) </w:t>
      </w:r>
      <w:r w:rsidRPr="00B56A8E">
        <w:t>are most strongly associated with database regional origin, and to characterise the domain-specificity of covariate missingness patterns driving these failures.</w:t>
      </w:r>
    </w:p>
    <w:p w14:paraId="30A549FF" w14:textId="77777777" w:rsidR="00B56A8E" w:rsidRPr="00B56A8E" w:rsidRDefault="00B56A8E">
      <w:pPr>
        <w:numPr>
          <w:ilvl w:val="0"/>
          <w:numId w:val="2"/>
        </w:numPr>
        <w:jc w:val="both"/>
      </w:pPr>
      <w:r w:rsidRPr="00B56A8E">
        <w:t xml:space="preserve">To quantify covariate missingness in non-North American databases and compare patterns across regions and OMOP domains, determining whether missingness is </w:t>
      </w:r>
      <w:r w:rsidRPr="00B56A8E">
        <w:lastRenderedPageBreak/>
        <w:t>generalised or concentrated in specific data domains (condition history, drug exposure, procedures, measurements, visits).</w:t>
      </w:r>
    </w:p>
    <w:p w14:paraId="50148E95" w14:textId="77777777" w:rsidR="00B56A8E" w:rsidRPr="00B56A8E" w:rsidRDefault="00B56A8E">
      <w:pPr>
        <w:numPr>
          <w:ilvl w:val="0"/>
          <w:numId w:val="2"/>
        </w:numPr>
        <w:jc w:val="both"/>
      </w:pPr>
      <w:r w:rsidRPr="00B56A8E">
        <w:t>To evaluate negative control estimate distributions across databases and assess whether databases that fail primary OHDSI diagnostics produce empirical null distributions consistent with passing databases, providing an empirical basis for distinguishing structural data differences from genuine analytical bias.</w:t>
      </w:r>
    </w:p>
    <w:p w14:paraId="3FAEC6E4" w14:textId="77777777" w:rsidR="00B56A8E" w:rsidRPr="00B56A8E" w:rsidRDefault="00B56A8E">
      <w:pPr>
        <w:numPr>
          <w:ilvl w:val="0"/>
          <w:numId w:val="2"/>
        </w:numPr>
        <w:jc w:val="both"/>
      </w:pPr>
      <w:r w:rsidRPr="00B56A8E">
        <w:t>To assess the consistency of diagnostic failure patterns across studies with different drug classes, therapeutic areas, and outcome definitions, testing whether the patterns observed in the GLP-1/liver injury study replicate across the broader network study sample.</w:t>
      </w:r>
    </w:p>
    <w:p w14:paraId="2F10EDB9" w14:textId="5ED11F2A" w:rsidR="00B56A8E" w:rsidRPr="00B56A8E" w:rsidRDefault="00B56A8E">
      <w:pPr>
        <w:numPr>
          <w:ilvl w:val="0"/>
          <w:numId w:val="2"/>
        </w:numPr>
        <w:jc w:val="both"/>
      </w:pPr>
      <w:r w:rsidRPr="00B56A8E">
        <w:t xml:space="preserve">To produce a database-level characterisation taxonomy </w:t>
      </w:r>
      <w:r>
        <w:rPr>
          <w:rFonts w:hint="eastAsia"/>
        </w:rPr>
        <w:t>(</w:t>
      </w:r>
      <w:r w:rsidRPr="00B56A8E">
        <w:t>a typology of structural database profiles with associated expected diagnostic behaviour</w:t>
      </w:r>
      <w:r>
        <w:rPr>
          <w:rFonts w:hint="eastAsia"/>
        </w:rPr>
        <w:t xml:space="preserve">) </w:t>
      </w:r>
      <w:r w:rsidRPr="00B56A8E">
        <w:t>for use as a pre-study planning tool by investigators designing future OHDSI network studies involving APAC databases.</w:t>
      </w:r>
    </w:p>
    <w:p w14:paraId="62D3F2EB" w14:textId="6826A1C9" w:rsidR="00666FF4" w:rsidRPr="00D87BD4" w:rsidRDefault="00666FF4" w:rsidP="00666FF4">
      <w:pPr>
        <w:jc w:val="both"/>
      </w:pPr>
    </w:p>
    <w:p w14:paraId="42698DA9" w14:textId="77777777" w:rsidR="00275EB6" w:rsidRPr="00275EB6" w:rsidRDefault="00275EB6" w:rsidP="001033A0">
      <w:pPr>
        <w:jc w:val="both"/>
      </w:pPr>
    </w:p>
    <w:p w14:paraId="05F40862" w14:textId="77777777" w:rsidR="0030756D" w:rsidRDefault="0030756D" w:rsidP="001033A0">
      <w:pPr>
        <w:jc w:val="both"/>
        <w:rPr>
          <w:rFonts w:asciiTheme="majorHAnsi" w:eastAsiaTheme="majorEastAsia" w:hAnsiTheme="majorHAnsi" w:cstheme="majorBidi"/>
          <w:color w:val="0F4761" w:themeColor="accent1" w:themeShade="BF"/>
          <w:sz w:val="40"/>
          <w:szCs w:val="40"/>
        </w:rPr>
      </w:pPr>
      <w:r>
        <w:br w:type="page"/>
      </w:r>
    </w:p>
    <w:p w14:paraId="39FCB6C6" w14:textId="2EFC8D24" w:rsidR="001668B8" w:rsidRPr="001668B8" w:rsidRDefault="00275EB6" w:rsidP="001668B8">
      <w:pPr>
        <w:pStyle w:val="Heading1"/>
        <w:jc w:val="both"/>
      </w:pPr>
      <w:bookmarkStart w:id="11" w:name="_Toc228889398"/>
      <w:r>
        <w:rPr>
          <w:rFonts w:hint="eastAsia"/>
        </w:rPr>
        <w:lastRenderedPageBreak/>
        <w:t>Research Methods</w:t>
      </w:r>
      <w:bookmarkEnd w:id="11"/>
    </w:p>
    <w:p w14:paraId="4994AD6A" w14:textId="67CD9AD1" w:rsidR="001668B8" w:rsidRDefault="00275EB6" w:rsidP="001668B8">
      <w:pPr>
        <w:pStyle w:val="Heading2"/>
        <w:jc w:val="both"/>
      </w:pPr>
      <w:bookmarkStart w:id="12" w:name="_Toc228889399"/>
      <w:r>
        <w:rPr>
          <w:rFonts w:hint="eastAsia"/>
        </w:rPr>
        <w:t>Study Design</w:t>
      </w:r>
      <w:bookmarkEnd w:id="12"/>
    </w:p>
    <w:p w14:paraId="658EFBB6" w14:textId="166FB2AD" w:rsidR="3A9A7885" w:rsidRPr="00884960" w:rsidRDefault="004B342D" w:rsidP="3A9A7885">
      <w:pPr>
        <w:jc w:val="both"/>
      </w:pPr>
      <w:r>
        <w:rPr>
          <w:rFonts w:hint="eastAsia"/>
        </w:rPr>
        <w:t>This is a methodological meta-study</w:t>
      </w:r>
      <w:r w:rsidR="00884960">
        <w:rPr>
          <w:rFonts w:hint="eastAsia"/>
        </w:rPr>
        <w:t xml:space="preserve"> </w:t>
      </w:r>
      <w:r w:rsidR="00884960">
        <w:t>that</w:t>
      </w:r>
      <w:r w:rsidR="00884960">
        <w:rPr>
          <w:rFonts w:hint="eastAsia"/>
        </w:rPr>
        <w:t xml:space="preserve"> does not involve patient-level data and does not generate new clinical estimates. It analys</w:t>
      </w:r>
      <w:r w:rsidR="00695FBC">
        <w:rPr>
          <w:rFonts w:hint="eastAsia"/>
        </w:rPr>
        <w:t>e</w:t>
      </w:r>
      <w:r w:rsidR="00884960">
        <w:rPr>
          <w:rFonts w:hint="eastAsia"/>
        </w:rPr>
        <w:t xml:space="preserve">s the aggregate diagnostic and covariate outputs produced by previously conducted OHDSI network studies. </w:t>
      </w:r>
    </w:p>
    <w:p w14:paraId="024796A4" w14:textId="77777777" w:rsidR="004B342D" w:rsidRDefault="004B342D" w:rsidP="3A9A7885">
      <w:pPr>
        <w:jc w:val="both"/>
      </w:pPr>
    </w:p>
    <w:p w14:paraId="4F432D7F" w14:textId="3019EE64" w:rsidR="00275EB6" w:rsidRDefault="00275EB6" w:rsidP="001033A0">
      <w:pPr>
        <w:pStyle w:val="Heading2"/>
        <w:jc w:val="both"/>
      </w:pPr>
      <w:bookmarkStart w:id="13" w:name="_Toc228889400"/>
      <w:r>
        <w:rPr>
          <w:rFonts w:hint="eastAsia"/>
        </w:rPr>
        <w:t>Data Sources</w:t>
      </w:r>
      <w:bookmarkEnd w:id="13"/>
    </w:p>
    <w:p w14:paraId="2EF15B58" w14:textId="77777777" w:rsidR="00695FBC" w:rsidRDefault="00695FBC" w:rsidP="3A9A7885">
      <w:pPr>
        <w:jc w:val="both"/>
      </w:pPr>
      <w:r>
        <w:rPr>
          <w:rFonts w:hint="eastAsia"/>
        </w:rPr>
        <w:t xml:space="preserve">The study comprises two complementary data collection streams. </w:t>
      </w:r>
    </w:p>
    <w:p w14:paraId="32812E16" w14:textId="199A0E03" w:rsidR="3A9A7885" w:rsidRDefault="00695FBC" w:rsidP="3A9A7885">
      <w:pPr>
        <w:jc w:val="both"/>
      </w:pPr>
      <w:r>
        <w:rPr>
          <w:rFonts w:hint="eastAsia"/>
        </w:rPr>
        <w:t xml:space="preserve">The first draws on existing publicly availably results from OHDSI network studies whose outputs are accessible via the OHDSI results explorers or equivalent </w:t>
      </w:r>
      <w:proofErr w:type="spellStart"/>
      <w:r>
        <w:rPr>
          <w:rFonts w:hint="eastAsia"/>
        </w:rPr>
        <w:t>ShinyApp</w:t>
      </w:r>
      <w:proofErr w:type="spellEnd"/>
      <w:r>
        <w:rPr>
          <w:rFonts w:hint="eastAsia"/>
        </w:rPr>
        <w:t xml:space="preserve"> interfaces. </w:t>
      </w:r>
      <w:r w:rsidR="0004378B" w:rsidRPr="0004378B">
        <w:t>Studies are identified through systematic search of the OHDSI GitHub repository, the OHDSI publications list, preprint servers (</w:t>
      </w:r>
      <w:proofErr w:type="spellStart"/>
      <w:r w:rsidR="0004378B" w:rsidRPr="0004378B">
        <w:t>medRxiv</w:t>
      </w:r>
      <w:proofErr w:type="spellEnd"/>
      <w:r w:rsidR="0004378B" w:rsidRPr="0004378B">
        <w:t>, Research Square), and direct outreach to the OHDSI APAC community and relevant workgroups. A PRISMA-style log is maintained recording studies identified, assessed for eligibility, and included or excluded with reasons.</w:t>
      </w:r>
    </w:p>
    <w:p w14:paraId="32A2FF66" w14:textId="14AFBF07" w:rsidR="009065AF" w:rsidRDefault="009065AF" w:rsidP="009065AF">
      <w:pPr>
        <w:jc w:val="both"/>
      </w:pPr>
      <w:r w:rsidRPr="009065AF">
        <w:t xml:space="preserve">Stream 2 deploys a purpose-built R package across OHDSI network sites to collect standardised data from databases not represented in Stream 1, or for which Stream 1 data are insufficient. The package operates as a fully self-contained backend pipeline requiring no </w:t>
      </w:r>
      <w:proofErr w:type="spellStart"/>
      <w:r w:rsidRPr="009065AF">
        <w:t>ShinyApp</w:t>
      </w:r>
      <w:proofErr w:type="spellEnd"/>
      <w:r w:rsidRPr="009065AF">
        <w:t xml:space="preserve"> interface or interactive results viewer. Participating sites execute the package locally via a single function call</w:t>
      </w:r>
      <w:r>
        <w:rPr>
          <w:rFonts w:hint="eastAsia"/>
        </w:rPr>
        <w:t xml:space="preserve">. </w:t>
      </w:r>
    </w:p>
    <w:p w14:paraId="12FEC08A" w14:textId="77777777" w:rsidR="009065AF" w:rsidRDefault="009065AF" w:rsidP="009065AF">
      <w:pPr>
        <w:jc w:val="both"/>
      </w:pPr>
      <w:r w:rsidRPr="009065AF">
        <w:t xml:space="preserve">The package executes the following steps in sequence: </w:t>
      </w:r>
    </w:p>
    <w:p w14:paraId="26B74BC3" w14:textId="77777777" w:rsidR="009065AF" w:rsidRDefault="009065AF">
      <w:pPr>
        <w:pStyle w:val="ListParagraph"/>
        <w:numPr>
          <w:ilvl w:val="0"/>
          <w:numId w:val="3"/>
        </w:numPr>
        <w:jc w:val="both"/>
      </w:pPr>
      <w:r>
        <w:rPr>
          <w:rFonts w:hint="eastAsia"/>
        </w:rPr>
        <w:t>C</w:t>
      </w:r>
      <w:r w:rsidRPr="009065AF">
        <w:t xml:space="preserve">ohort instantiation against the site's OMOP CDM using </w:t>
      </w:r>
      <w:proofErr w:type="spellStart"/>
      <w:r w:rsidRPr="009065AF">
        <w:t>CohortGenerator</w:t>
      </w:r>
      <w:proofErr w:type="spellEnd"/>
    </w:p>
    <w:p w14:paraId="0915CF78" w14:textId="77777777" w:rsidR="009065AF" w:rsidRDefault="009065AF">
      <w:pPr>
        <w:pStyle w:val="ListParagraph"/>
        <w:numPr>
          <w:ilvl w:val="0"/>
          <w:numId w:val="3"/>
        </w:numPr>
        <w:jc w:val="both"/>
      </w:pPr>
      <w:r>
        <w:rPr>
          <w:rFonts w:hint="eastAsia"/>
        </w:rPr>
        <w:t>L</w:t>
      </w:r>
      <w:r w:rsidRPr="009065AF">
        <w:t xml:space="preserve">arge-scale covariate extraction using </w:t>
      </w:r>
      <w:proofErr w:type="spellStart"/>
      <w:r w:rsidRPr="009065AF">
        <w:t>FeatureExtraction</w:t>
      </w:r>
      <w:proofErr w:type="spellEnd"/>
      <w:r w:rsidRPr="009065AF">
        <w:t xml:space="preserve"> with a pre-specified covariate set covering all OMOP domains and time windows consistent with those used in Stream 1 source studie</w:t>
      </w:r>
      <w:r>
        <w:rPr>
          <w:rFonts w:hint="eastAsia"/>
        </w:rPr>
        <w:t>s</w:t>
      </w:r>
    </w:p>
    <w:p w14:paraId="118960A7" w14:textId="77777777" w:rsidR="009065AF" w:rsidRDefault="009065AF">
      <w:pPr>
        <w:pStyle w:val="ListParagraph"/>
        <w:numPr>
          <w:ilvl w:val="0"/>
          <w:numId w:val="3"/>
        </w:numPr>
        <w:jc w:val="both"/>
      </w:pPr>
      <w:r>
        <w:rPr>
          <w:rFonts w:hint="eastAsia"/>
        </w:rPr>
        <w:t>P</w:t>
      </w:r>
      <w:r w:rsidRPr="009065AF">
        <w:t xml:space="preserve">ropensity score estimation using </w:t>
      </w:r>
      <w:proofErr w:type="spellStart"/>
      <w:r w:rsidRPr="009065AF">
        <w:t>CohortMethod</w:t>
      </w:r>
      <w:proofErr w:type="spellEnd"/>
      <w:r w:rsidRPr="009065AF">
        <w:t xml:space="preserve"> with Cyclops regularised logistic regression</w:t>
      </w:r>
    </w:p>
    <w:p w14:paraId="37D18E3A" w14:textId="7F5CCA51" w:rsidR="009065AF" w:rsidRPr="009065AF" w:rsidRDefault="009065AF">
      <w:pPr>
        <w:pStyle w:val="ListParagraph"/>
        <w:numPr>
          <w:ilvl w:val="0"/>
          <w:numId w:val="3"/>
        </w:numPr>
        <w:jc w:val="both"/>
      </w:pPr>
      <w:r>
        <w:rPr>
          <w:rFonts w:hint="eastAsia"/>
        </w:rPr>
        <w:t>C</w:t>
      </w:r>
      <w:r w:rsidRPr="009065AF">
        <w:t xml:space="preserve">omputation of covariate balance (ASMD before and after PS adjustment), preference score distributions, and equipoise metrics; and execution of outcome models for a pre-specified set of negative control outcomes drawn from the OHDSI validated negative control set. </w:t>
      </w:r>
      <w:proofErr w:type="spellStart"/>
      <w:r w:rsidRPr="009065AF">
        <w:t>EmpiricalCalibration</w:t>
      </w:r>
      <w:proofErr w:type="spellEnd"/>
      <w:r w:rsidRPr="009065AF">
        <w:t xml:space="preserve"> is called to fit the empirical null distribution and compute EASE.</w:t>
      </w:r>
    </w:p>
    <w:p w14:paraId="7D4A0901" w14:textId="7A5E2631" w:rsidR="009065AF" w:rsidRPr="009065AF" w:rsidRDefault="009065AF" w:rsidP="009065AF">
      <w:pPr>
        <w:jc w:val="both"/>
      </w:pPr>
      <w:r w:rsidRPr="009065AF">
        <w:t xml:space="preserve">The package produces a standardised set of CSV output files </w:t>
      </w:r>
      <w:r>
        <w:rPr>
          <w:rFonts w:hint="eastAsia"/>
        </w:rPr>
        <w:t>(</w:t>
      </w:r>
      <w:r w:rsidRPr="009065AF">
        <w:t>one</w:t>
      </w:r>
      <w:r>
        <w:rPr>
          <w:rFonts w:hint="eastAsia"/>
        </w:rPr>
        <w:t xml:space="preserve"> </w:t>
      </w:r>
      <w:r w:rsidRPr="009065AF">
        <w:t>per output type (covariate balance, preference scores, negative control estimates, empirical null parameters)</w:t>
      </w:r>
      <w:r>
        <w:rPr>
          <w:rFonts w:hint="eastAsia"/>
        </w:rPr>
        <w:t xml:space="preserve">) </w:t>
      </w:r>
      <w:r w:rsidRPr="009065AF">
        <w:t xml:space="preserve">with a schema identical to the data extracted under Stream 1 to ensure both </w:t>
      </w:r>
      <w:r w:rsidRPr="009065AF">
        <w:lastRenderedPageBreak/>
        <w:t>streams feed the same downstream analytical pipeline without transformation. No patient-level records are included in any output file; all outputs contain only aggregate statistics. The minimum cell count is set at 5 persons</w:t>
      </w:r>
      <w:r>
        <w:rPr>
          <w:rFonts w:hint="eastAsia"/>
        </w:rPr>
        <w:t>. C</w:t>
      </w:r>
      <w:r w:rsidRPr="009065AF">
        <w:t>ells below this threshold are censored prior to export in accordance with standard OHDSI practice.</w:t>
      </w:r>
    </w:p>
    <w:p w14:paraId="1C486593" w14:textId="22F4505C" w:rsidR="009065AF" w:rsidRPr="009065AF" w:rsidRDefault="009065AF" w:rsidP="009065AF">
      <w:pPr>
        <w:jc w:val="both"/>
      </w:pPr>
      <w:r w:rsidRPr="009065AF">
        <w:t>All package code is version-controlled and will be made publicly available on the OHDSI GitHub repository under the Apache 2.0 licence prior to deployment. Package execution is implemented within the Strategus framework to ensure compatibility with existing site infrastructure. Internal validation of the package will be conducted to external deployment</w:t>
      </w:r>
      <w:r w:rsidR="00425D07">
        <w:rPr>
          <w:rFonts w:hint="eastAsia"/>
        </w:rPr>
        <w:t xml:space="preserve"> in an environment to be confirmed. </w:t>
      </w:r>
    </w:p>
    <w:p w14:paraId="206D75C5" w14:textId="77777777" w:rsidR="009065AF" w:rsidRPr="009065AF" w:rsidRDefault="009065AF" w:rsidP="009065AF">
      <w:pPr>
        <w:jc w:val="both"/>
      </w:pPr>
      <w:r w:rsidRPr="009065AF">
        <w:t>Benchmark cohorts used in Stream 2 are selected from drug classes with documented multi-regional prescribing to maximise patient eligibility across both North American and APAC databases. Cohort definitions are pre-specified in ATLAS and included as JSON in the study package. Negative controls are drawn from the OHDSI validated set, filtered to outcomes with expected incidence sufficient to generate computable estimates across the target databases.</w:t>
      </w:r>
    </w:p>
    <w:p w14:paraId="79D9B97C" w14:textId="1AD2040F" w:rsidR="009065AF" w:rsidRPr="009065AF" w:rsidRDefault="009065AF" w:rsidP="009065AF">
      <w:pPr>
        <w:jc w:val="both"/>
      </w:pPr>
      <w:r w:rsidRPr="009065AF">
        <w:t xml:space="preserve">Participating </w:t>
      </w:r>
      <w:proofErr w:type="spellStart"/>
      <w:r w:rsidR="00425D07">
        <w:rPr>
          <w:rFonts w:hint="eastAsia"/>
        </w:rPr>
        <w:t>sstudies</w:t>
      </w:r>
      <w:proofErr w:type="spellEnd"/>
      <w:r w:rsidRPr="009065AF">
        <w:t xml:space="preserve"> are recruited through the OHDSI APAC network, with a target minimum of 10 APAC databases and 5 non-APAC databases for the Stream 2 component.</w:t>
      </w:r>
      <w:r w:rsidR="00425D07">
        <w:rPr>
          <w:rFonts w:hint="eastAsia"/>
        </w:rPr>
        <w:t xml:space="preserve"> </w:t>
      </w:r>
    </w:p>
    <w:p w14:paraId="0F229454" w14:textId="77777777" w:rsidR="00695FBC" w:rsidRDefault="00695FBC" w:rsidP="3A9A7885">
      <w:pPr>
        <w:jc w:val="both"/>
      </w:pPr>
    </w:p>
    <w:p w14:paraId="561C656A" w14:textId="0E9B1CB3" w:rsidR="00275EB6" w:rsidRDefault="00275EB6" w:rsidP="001033A0">
      <w:pPr>
        <w:pStyle w:val="Heading2"/>
        <w:jc w:val="both"/>
      </w:pPr>
      <w:bookmarkStart w:id="14" w:name="_Toc228889401"/>
      <w:r>
        <w:rPr>
          <w:rFonts w:hint="eastAsia"/>
        </w:rPr>
        <w:t xml:space="preserve">Study </w:t>
      </w:r>
      <w:r w:rsidR="00695FBC">
        <w:t>‘</w:t>
      </w:r>
      <w:r>
        <w:rPr>
          <w:rFonts w:hint="eastAsia"/>
        </w:rPr>
        <w:t>Population</w:t>
      </w:r>
      <w:r w:rsidR="00695FBC">
        <w:t>’</w:t>
      </w:r>
      <w:bookmarkEnd w:id="14"/>
    </w:p>
    <w:p w14:paraId="676193A9" w14:textId="3BCBC683" w:rsidR="00695FBC" w:rsidRPr="00695FBC" w:rsidRDefault="00695FBC" w:rsidP="00695FBC">
      <w:r>
        <w:rPr>
          <w:rFonts w:hint="eastAsia"/>
        </w:rPr>
        <w:t xml:space="preserve">The </w:t>
      </w:r>
      <w:r>
        <w:t>‘</w:t>
      </w:r>
      <w:r>
        <w:rPr>
          <w:rFonts w:hint="eastAsia"/>
        </w:rPr>
        <w:t>population</w:t>
      </w:r>
      <w:r>
        <w:t>’</w:t>
      </w:r>
      <w:r>
        <w:rPr>
          <w:rFonts w:hint="eastAsia"/>
        </w:rPr>
        <w:t xml:space="preserve"> for this study is represented by existing OHDSI network studies.</w:t>
      </w:r>
    </w:p>
    <w:p w14:paraId="3BC9924F" w14:textId="5CFB38A1" w:rsidR="006F0A02" w:rsidRPr="006F0A02" w:rsidRDefault="006F0A02" w:rsidP="006F0A02">
      <w:pPr>
        <w:rPr>
          <w:u w:val="single"/>
        </w:rPr>
      </w:pPr>
      <w:r w:rsidRPr="3A9A7885">
        <w:rPr>
          <w:u w:val="single"/>
        </w:rPr>
        <w:t>Inclusion criteria</w:t>
      </w:r>
      <w:r w:rsidR="00695FBC">
        <w:rPr>
          <w:rFonts w:hint="eastAsia"/>
          <w:u w:val="single"/>
        </w:rPr>
        <w:t xml:space="preserve"> for studies to be included</w:t>
      </w:r>
    </w:p>
    <w:p w14:paraId="35CFD23C" w14:textId="77777777" w:rsidR="00425D07" w:rsidRDefault="00425D07">
      <w:pPr>
        <w:pStyle w:val="ListParagraph"/>
        <w:numPr>
          <w:ilvl w:val="0"/>
          <w:numId w:val="1"/>
        </w:numPr>
        <w:spacing w:after="60" w:line="240" w:lineRule="auto"/>
        <w:contextualSpacing w:val="0"/>
      </w:pPr>
      <w:r>
        <w:t xml:space="preserve">Multi-database comparative cohort study using </w:t>
      </w:r>
      <w:proofErr w:type="spellStart"/>
      <w:r>
        <w:t>CohortMethod</w:t>
      </w:r>
      <w:proofErr w:type="spellEnd"/>
      <w:r>
        <w:t xml:space="preserve"> or an equivalent OHDSI comparative cohort framework with large-scale propensity score estimation.</w:t>
      </w:r>
    </w:p>
    <w:p w14:paraId="00C11CC5" w14:textId="77777777" w:rsidR="00425D07" w:rsidRDefault="00425D07">
      <w:pPr>
        <w:pStyle w:val="ListParagraph"/>
        <w:numPr>
          <w:ilvl w:val="0"/>
          <w:numId w:val="1"/>
        </w:numPr>
        <w:spacing w:after="60" w:line="240" w:lineRule="auto"/>
        <w:contextualSpacing w:val="0"/>
      </w:pPr>
      <w:r>
        <w:t>Minimum of two non-North American databases and one North American database among participating sources.</w:t>
      </w:r>
    </w:p>
    <w:p w14:paraId="0B79644C" w14:textId="77777777" w:rsidR="00425D07" w:rsidRDefault="00425D07">
      <w:pPr>
        <w:pStyle w:val="ListParagraph"/>
        <w:numPr>
          <w:ilvl w:val="0"/>
          <w:numId w:val="1"/>
        </w:numPr>
        <w:spacing w:after="60" w:line="240" w:lineRule="auto"/>
        <w:contextualSpacing w:val="0"/>
      </w:pPr>
      <w:r>
        <w:t>Availability of database-level diagnostic outputs including ASMD before and after propensity score adjustment, propensity score or preference score distribution data, and negative control outcome estimates at the database level.</w:t>
      </w:r>
    </w:p>
    <w:p w14:paraId="4B0969F6" w14:textId="77777777" w:rsidR="00425D07" w:rsidRDefault="00425D07">
      <w:pPr>
        <w:pStyle w:val="ListParagraph"/>
        <w:numPr>
          <w:ilvl w:val="0"/>
          <w:numId w:val="1"/>
        </w:numPr>
        <w:spacing w:after="60" w:line="240" w:lineRule="auto"/>
        <w:contextualSpacing w:val="0"/>
      </w:pPr>
      <w:r>
        <w:t xml:space="preserve">Use of large-scale covariate extraction via </w:t>
      </w:r>
      <w:proofErr w:type="spellStart"/>
      <w:r>
        <w:t>FeatureExtraction</w:t>
      </w:r>
      <w:proofErr w:type="spellEnd"/>
      <w:r>
        <w:t>, such that a covariate domain-level coverage profile can be reconstructed or obtained for each participating database.</w:t>
      </w:r>
    </w:p>
    <w:p w14:paraId="73D64B74" w14:textId="38E17713" w:rsidR="748B6D26" w:rsidRPr="00425D07" w:rsidRDefault="00425D07">
      <w:pPr>
        <w:pStyle w:val="ListParagraph"/>
        <w:numPr>
          <w:ilvl w:val="0"/>
          <w:numId w:val="1"/>
        </w:numPr>
        <w:spacing w:after="60" w:line="240" w:lineRule="auto"/>
        <w:contextualSpacing w:val="0"/>
      </w:pPr>
      <w:r>
        <w:t>Study protocol and results available for review via OHDSI GitHub, a published or preprinted manuscript, or direct investigator data sharing.</w:t>
      </w:r>
      <w:r w:rsidR="00B53CB6" w:rsidRPr="00425D07">
        <w:rPr>
          <w:rFonts w:ascii="Aptos" w:eastAsia="Aptos" w:hAnsi="Aptos" w:cs="Aptos"/>
        </w:rPr>
        <w:br/>
      </w:r>
    </w:p>
    <w:p w14:paraId="23A0EE82" w14:textId="3B26CBC8" w:rsidR="006F0A02" w:rsidRDefault="006F0A02" w:rsidP="3A9A7885">
      <w:pPr>
        <w:rPr>
          <w:u w:val="single"/>
        </w:rPr>
      </w:pPr>
      <w:r w:rsidRPr="3A9A7885">
        <w:rPr>
          <w:u w:val="single"/>
        </w:rPr>
        <w:t>Exclusion criteria</w:t>
      </w:r>
    </w:p>
    <w:p w14:paraId="4A492F58" w14:textId="77777777" w:rsidR="00425D07" w:rsidRDefault="00425D07">
      <w:pPr>
        <w:pStyle w:val="ListParagraph"/>
        <w:numPr>
          <w:ilvl w:val="0"/>
          <w:numId w:val="1"/>
        </w:numPr>
        <w:spacing w:after="60" w:line="240" w:lineRule="auto"/>
        <w:contextualSpacing w:val="0"/>
      </w:pPr>
      <w:r>
        <w:lastRenderedPageBreak/>
        <w:t>Studies using patient-level prediction (PLP), self-controlled case series (SCCS), or treatment pattern characterisation designs, as these do not generate the propensity score and ASMD diagnostics required for analysis.</w:t>
      </w:r>
    </w:p>
    <w:p w14:paraId="5C37DEA9" w14:textId="77777777" w:rsidR="00425D07" w:rsidRDefault="00425D07">
      <w:pPr>
        <w:pStyle w:val="ListParagraph"/>
        <w:numPr>
          <w:ilvl w:val="0"/>
          <w:numId w:val="1"/>
        </w:numPr>
        <w:spacing w:after="60" w:line="240" w:lineRule="auto"/>
        <w:contextualSpacing w:val="0"/>
      </w:pPr>
      <w:r>
        <w:t>Studies for which diagnostic outputs are available only in aggregated or summarised form that does not permit reconstruction of database-level covariate domain coverage profiles.</w:t>
      </w:r>
    </w:p>
    <w:p w14:paraId="33290ECC" w14:textId="77777777" w:rsidR="00425D07" w:rsidRDefault="00425D07">
      <w:pPr>
        <w:pStyle w:val="ListParagraph"/>
        <w:numPr>
          <w:ilvl w:val="0"/>
          <w:numId w:val="1"/>
        </w:numPr>
        <w:spacing w:after="60" w:line="240" w:lineRule="auto"/>
        <w:contextualSpacing w:val="0"/>
      </w:pPr>
      <w:r>
        <w:t>Studies conducted entirely within a single database or a single healthcare system.</w:t>
      </w:r>
    </w:p>
    <w:p w14:paraId="76F3C71D" w14:textId="77777777" w:rsidR="00695FBC" w:rsidRDefault="00695FBC" w:rsidP="006D0274"/>
    <w:p w14:paraId="5EE1D82C" w14:textId="67B394A0" w:rsidR="0091405A" w:rsidRDefault="0073220A" w:rsidP="0091405A">
      <w:pPr>
        <w:pStyle w:val="Heading2"/>
        <w:jc w:val="both"/>
      </w:pPr>
      <w:bookmarkStart w:id="15" w:name="_Toc228889402"/>
      <w:r>
        <w:rPr>
          <w:rFonts w:hint="eastAsia"/>
        </w:rPr>
        <w:t>Data Collection</w:t>
      </w:r>
      <w:bookmarkEnd w:id="15"/>
    </w:p>
    <w:p w14:paraId="21763F0B" w14:textId="028AFCAD" w:rsidR="00B53CB6" w:rsidRDefault="00E50C2E" w:rsidP="3A9A7885">
      <w:pPr>
        <w:spacing w:line="276" w:lineRule="auto"/>
        <w:jc w:val="both"/>
      </w:pPr>
      <w:r>
        <w:rPr>
          <w:rFonts w:hint="eastAsia"/>
        </w:rPr>
        <w:t xml:space="preserve">For each included study, the following data will be extracted at the database level from available interfaces, published supplementary materials, or direct data sharing arrangements with study investigators. </w:t>
      </w:r>
      <w:r w:rsidR="00775983">
        <w:rPr>
          <w:rFonts w:hint="eastAsia"/>
        </w:rPr>
        <w:t xml:space="preserve">A study package will also be developed/deployed along participating OHDSI network sites to collect standardised diagnostic/covariate/negative control structure data. </w:t>
      </w:r>
    </w:p>
    <w:p w14:paraId="165EF097" w14:textId="77777777" w:rsidR="00E50C2E" w:rsidRPr="00E50C2E" w:rsidRDefault="00E50C2E" w:rsidP="3A9A7885">
      <w:pPr>
        <w:spacing w:line="276" w:lineRule="auto"/>
        <w:jc w:val="both"/>
      </w:pPr>
    </w:p>
    <w:p w14:paraId="0F9B75E2" w14:textId="1E1120E9" w:rsidR="00E50C2E" w:rsidRPr="00E50C2E" w:rsidRDefault="00E50C2E" w:rsidP="00E50C2E">
      <w:pPr>
        <w:jc w:val="both"/>
        <w:rPr>
          <w:b/>
          <w:bCs/>
          <w:i/>
          <w:iCs/>
        </w:rPr>
      </w:pPr>
      <w:r w:rsidRPr="00E50C2E">
        <w:rPr>
          <w:b/>
          <w:bCs/>
          <w:i/>
          <w:iCs/>
        </w:rPr>
        <w:t>Study-level metadata</w:t>
      </w:r>
    </w:p>
    <w:p w14:paraId="52D48790" w14:textId="77777777" w:rsidR="00425D07" w:rsidRPr="00425D07" w:rsidRDefault="00425D07">
      <w:pPr>
        <w:pStyle w:val="ListParagraph"/>
        <w:numPr>
          <w:ilvl w:val="0"/>
          <w:numId w:val="1"/>
        </w:numPr>
        <w:spacing w:after="60" w:line="240" w:lineRule="auto"/>
        <w:contextualSpacing w:val="0"/>
      </w:pPr>
      <w:r w:rsidRPr="00425D07">
        <w:t>Study identifier, title, and protocol version</w:t>
      </w:r>
    </w:p>
    <w:p w14:paraId="3E6192B4" w14:textId="77777777" w:rsidR="00425D07" w:rsidRPr="00425D07" w:rsidRDefault="00425D07">
      <w:pPr>
        <w:pStyle w:val="ListParagraph"/>
        <w:numPr>
          <w:ilvl w:val="0"/>
          <w:numId w:val="1"/>
        </w:numPr>
        <w:spacing w:after="60" w:line="240" w:lineRule="auto"/>
        <w:contextualSpacing w:val="0"/>
      </w:pPr>
      <w:r w:rsidRPr="00425D07">
        <w:t>Target cohort(s), comparator cohort(s), and outcome(s) of interest with ATLAS cohort definition IDs where available</w:t>
      </w:r>
    </w:p>
    <w:p w14:paraId="4045D2BD" w14:textId="77777777" w:rsidR="00425D07" w:rsidRPr="00425D07" w:rsidRDefault="00425D07">
      <w:pPr>
        <w:pStyle w:val="ListParagraph"/>
        <w:numPr>
          <w:ilvl w:val="0"/>
          <w:numId w:val="1"/>
        </w:numPr>
        <w:spacing w:after="60" w:line="240" w:lineRule="auto"/>
        <w:contextualSpacing w:val="0"/>
      </w:pPr>
      <w:r w:rsidRPr="00425D07">
        <w:t>Drug class(es) and therapeutic area(s)</w:t>
      </w:r>
    </w:p>
    <w:p w14:paraId="51B28436" w14:textId="77777777" w:rsidR="00425D07" w:rsidRPr="00425D07" w:rsidRDefault="00425D07">
      <w:pPr>
        <w:pStyle w:val="ListParagraph"/>
        <w:numPr>
          <w:ilvl w:val="0"/>
          <w:numId w:val="1"/>
        </w:numPr>
        <w:spacing w:after="60" w:line="240" w:lineRule="auto"/>
        <w:contextualSpacing w:val="0"/>
      </w:pPr>
      <w:r w:rsidRPr="00425D07">
        <w:t>Study design and analytical framework (</w:t>
      </w:r>
      <w:proofErr w:type="spellStart"/>
      <w:r w:rsidRPr="00425D07">
        <w:t>CohortMethod</w:t>
      </w:r>
      <w:proofErr w:type="spellEnd"/>
      <w:r w:rsidRPr="00425D07">
        <w:t xml:space="preserve"> version, Strategus version)</w:t>
      </w:r>
    </w:p>
    <w:p w14:paraId="4886E681" w14:textId="77777777" w:rsidR="00425D07" w:rsidRPr="00425D07" w:rsidRDefault="00425D07">
      <w:pPr>
        <w:pStyle w:val="ListParagraph"/>
        <w:numPr>
          <w:ilvl w:val="0"/>
          <w:numId w:val="1"/>
        </w:numPr>
        <w:spacing w:after="60" w:line="240" w:lineRule="auto"/>
        <w:contextualSpacing w:val="0"/>
      </w:pPr>
      <w:r w:rsidRPr="00425D07">
        <w:t>Propensity score method (large-scale regularised logistic regression via Cyclops; covariate specification including time windows and domain coverage)</w:t>
      </w:r>
    </w:p>
    <w:p w14:paraId="7A45C95D" w14:textId="77777777" w:rsidR="00425D07" w:rsidRPr="00425D07" w:rsidRDefault="00425D07">
      <w:pPr>
        <w:pStyle w:val="ListParagraph"/>
        <w:numPr>
          <w:ilvl w:val="0"/>
          <w:numId w:val="1"/>
        </w:numPr>
        <w:spacing w:after="60" w:line="240" w:lineRule="auto"/>
        <w:contextualSpacing w:val="0"/>
      </w:pPr>
      <w:r w:rsidRPr="00425D07">
        <w:t>Negative control set identifier and number of negative controls specified</w:t>
      </w:r>
    </w:p>
    <w:p w14:paraId="624AE134" w14:textId="77777777" w:rsidR="00425D07" w:rsidRPr="00425D07" w:rsidRDefault="00425D07">
      <w:pPr>
        <w:pStyle w:val="ListParagraph"/>
        <w:numPr>
          <w:ilvl w:val="0"/>
          <w:numId w:val="1"/>
        </w:numPr>
        <w:spacing w:after="60" w:line="240" w:lineRule="auto"/>
        <w:contextualSpacing w:val="0"/>
      </w:pPr>
      <w:r w:rsidRPr="00425D07">
        <w:t>Diagnostic thresholds applied (ASMD threshold, equipoise threshold, EASE threshold)</w:t>
      </w:r>
    </w:p>
    <w:p w14:paraId="651909A9" w14:textId="77777777" w:rsidR="00E50C2E" w:rsidRPr="00E50C2E" w:rsidRDefault="00E50C2E" w:rsidP="00E50C2E">
      <w:pPr>
        <w:jc w:val="both"/>
      </w:pPr>
    </w:p>
    <w:p w14:paraId="0C94802C" w14:textId="474C818D" w:rsidR="00E50C2E" w:rsidRPr="00E50C2E" w:rsidRDefault="00E50C2E" w:rsidP="00E50C2E">
      <w:pPr>
        <w:jc w:val="both"/>
        <w:rPr>
          <w:b/>
          <w:bCs/>
          <w:i/>
          <w:iCs/>
        </w:rPr>
      </w:pPr>
      <w:r w:rsidRPr="00E50C2E">
        <w:rPr>
          <w:b/>
          <w:bCs/>
          <w:i/>
          <w:iCs/>
        </w:rPr>
        <w:t>Database-level metadata</w:t>
      </w:r>
    </w:p>
    <w:p w14:paraId="37A494B1" w14:textId="77777777" w:rsidR="00425D07" w:rsidRPr="00425D07" w:rsidRDefault="00425D07">
      <w:pPr>
        <w:pStyle w:val="ListParagraph"/>
        <w:numPr>
          <w:ilvl w:val="0"/>
          <w:numId w:val="1"/>
        </w:numPr>
        <w:spacing w:after="60" w:line="240" w:lineRule="auto"/>
        <w:contextualSpacing w:val="0"/>
      </w:pPr>
      <w:r w:rsidRPr="00425D07">
        <w:t>Database identifier and name</w:t>
      </w:r>
    </w:p>
    <w:p w14:paraId="3FE90D83" w14:textId="77777777" w:rsidR="00425D07" w:rsidRPr="00425D07" w:rsidRDefault="00425D07">
      <w:pPr>
        <w:pStyle w:val="ListParagraph"/>
        <w:numPr>
          <w:ilvl w:val="0"/>
          <w:numId w:val="1"/>
        </w:numPr>
        <w:spacing w:after="60" w:line="240" w:lineRule="auto"/>
        <w:contextualSpacing w:val="0"/>
      </w:pPr>
      <w:r w:rsidRPr="00425D07">
        <w:t>Database type: electronic health record, administrative claims, disease registry, or linked</w:t>
      </w:r>
    </w:p>
    <w:p w14:paraId="6AB831CE" w14:textId="77777777" w:rsidR="00425D07" w:rsidRPr="00425D07" w:rsidRDefault="00425D07">
      <w:pPr>
        <w:pStyle w:val="ListParagraph"/>
        <w:numPr>
          <w:ilvl w:val="0"/>
          <w:numId w:val="1"/>
        </w:numPr>
        <w:spacing w:after="60" w:line="240" w:lineRule="auto"/>
        <w:contextualSpacing w:val="0"/>
      </w:pPr>
      <w:r w:rsidRPr="00425D07">
        <w:t>Geographic region (North America, Europe, APAC, Australasia, other) and country</w:t>
      </w:r>
    </w:p>
    <w:p w14:paraId="375B9629" w14:textId="77777777" w:rsidR="00425D07" w:rsidRPr="00425D07" w:rsidRDefault="00425D07">
      <w:pPr>
        <w:pStyle w:val="ListParagraph"/>
        <w:numPr>
          <w:ilvl w:val="0"/>
          <w:numId w:val="1"/>
        </w:numPr>
        <w:spacing w:after="60" w:line="240" w:lineRule="auto"/>
        <w:contextualSpacing w:val="0"/>
      </w:pPr>
      <w:r w:rsidRPr="00425D07">
        <w:t>Approximate size: number of unique patients, number of observation-years, and data coverage period</w:t>
      </w:r>
    </w:p>
    <w:p w14:paraId="4F9C7311" w14:textId="77777777" w:rsidR="00425D07" w:rsidRPr="00425D07" w:rsidRDefault="00425D07">
      <w:pPr>
        <w:pStyle w:val="ListParagraph"/>
        <w:numPr>
          <w:ilvl w:val="0"/>
          <w:numId w:val="1"/>
        </w:numPr>
        <w:spacing w:after="60" w:line="240" w:lineRule="auto"/>
        <w:contextualSpacing w:val="0"/>
      </w:pPr>
      <w:r w:rsidRPr="00425D07">
        <w:t>Data source level: national, regional, or institutional</w:t>
      </w:r>
    </w:p>
    <w:p w14:paraId="19656CC8" w14:textId="77777777" w:rsidR="00E50C2E" w:rsidRPr="00E50C2E" w:rsidRDefault="00E50C2E" w:rsidP="00E50C2E">
      <w:pPr>
        <w:jc w:val="both"/>
      </w:pPr>
    </w:p>
    <w:p w14:paraId="630AFDC9" w14:textId="622E9351" w:rsidR="00E50C2E" w:rsidRPr="00E50C2E" w:rsidRDefault="00E50C2E" w:rsidP="00E50C2E">
      <w:pPr>
        <w:jc w:val="both"/>
        <w:rPr>
          <w:b/>
          <w:bCs/>
          <w:i/>
          <w:iCs/>
        </w:rPr>
      </w:pPr>
      <w:r w:rsidRPr="00E50C2E">
        <w:rPr>
          <w:b/>
          <w:bCs/>
          <w:i/>
          <w:iCs/>
        </w:rPr>
        <w:t>Covariate structure data</w:t>
      </w:r>
    </w:p>
    <w:p w14:paraId="4A3B8646" w14:textId="77777777" w:rsidR="00425D07" w:rsidRPr="00425D07" w:rsidRDefault="00425D07">
      <w:pPr>
        <w:pStyle w:val="ListParagraph"/>
        <w:numPr>
          <w:ilvl w:val="0"/>
          <w:numId w:val="1"/>
        </w:numPr>
        <w:spacing w:after="60" w:line="240" w:lineRule="auto"/>
        <w:contextualSpacing w:val="0"/>
      </w:pPr>
      <w:r w:rsidRPr="00425D07">
        <w:t>Post-adjustment ASMD for all covariates: full distribution and proportion exceeding ASMD 0.1</w:t>
      </w:r>
    </w:p>
    <w:p w14:paraId="689B13CD" w14:textId="77777777" w:rsidR="00425D07" w:rsidRPr="00425D07" w:rsidRDefault="00425D07">
      <w:pPr>
        <w:pStyle w:val="ListParagraph"/>
        <w:numPr>
          <w:ilvl w:val="0"/>
          <w:numId w:val="1"/>
        </w:numPr>
        <w:spacing w:after="60" w:line="240" w:lineRule="auto"/>
        <w:contextualSpacing w:val="0"/>
      </w:pPr>
      <w:r w:rsidRPr="00425D07">
        <w:t>Preference score distribution: mean and SD for target and comparator groups; proportion of patients with preference score between 0.3 and 0.7 (equipoise zone); equipoise pass/fail classification</w:t>
      </w:r>
    </w:p>
    <w:p w14:paraId="2053A0A7" w14:textId="77777777" w:rsidR="00425D07" w:rsidRPr="00425D07" w:rsidRDefault="00425D07">
      <w:pPr>
        <w:pStyle w:val="ListParagraph"/>
        <w:numPr>
          <w:ilvl w:val="0"/>
          <w:numId w:val="1"/>
        </w:numPr>
        <w:spacing w:after="60" w:line="240" w:lineRule="auto"/>
        <w:contextualSpacing w:val="0"/>
      </w:pPr>
      <w:r w:rsidRPr="00425D07">
        <w:t>Diagnostic pass/fail outcome under study-specified thresholds for each criterion separately</w:t>
      </w:r>
    </w:p>
    <w:p w14:paraId="4346DFD7" w14:textId="77777777" w:rsidR="00425D07" w:rsidRPr="00425D07" w:rsidRDefault="00425D07">
      <w:pPr>
        <w:pStyle w:val="ListParagraph"/>
        <w:numPr>
          <w:ilvl w:val="0"/>
          <w:numId w:val="1"/>
        </w:numPr>
        <w:spacing w:after="60" w:line="240" w:lineRule="auto"/>
        <w:contextualSpacing w:val="0"/>
      </w:pPr>
      <w:r w:rsidRPr="00425D07">
        <w:t>Contribution weight to meta-analytic evidence synthesis, if available</w:t>
      </w:r>
    </w:p>
    <w:p w14:paraId="373BBC96" w14:textId="77777777" w:rsidR="00E50C2E" w:rsidRDefault="00E50C2E" w:rsidP="00E50C2E">
      <w:pPr>
        <w:jc w:val="both"/>
      </w:pPr>
    </w:p>
    <w:p w14:paraId="2EAAF4C8" w14:textId="63405CFA" w:rsidR="00E50C2E" w:rsidRPr="00E50C2E" w:rsidRDefault="00E50C2E" w:rsidP="00E50C2E">
      <w:pPr>
        <w:jc w:val="both"/>
        <w:rPr>
          <w:b/>
          <w:bCs/>
        </w:rPr>
      </w:pPr>
      <w:r w:rsidRPr="00E50C2E">
        <w:rPr>
          <w:rFonts w:hint="eastAsia"/>
          <w:b/>
          <w:bCs/>
        </w:rPr>
        <w:t>Negative control data</w:t>
      </w:r>
    </w:p>
    <w:p w14:paraId="2E14A24F" w14:textId="7E214BD4" w:rsidR="00425D07" w:rsidRPr="00425D07" w:rsidRDefault="00425D07" w:rsidP="00425D07">
      <w:pPr>
        <w:jc w:val="both"/>
      </w:pPr>
      <w:r w:rsidRPr="00425D07">
        <w:t>Negative control data are extracted at two levels: per-negative-control estimate level and aggregate empirical null distribution level.</w:t>
      </w:r>
    </w:p>
    <w:p w14:paraId="68A3860A" w14:textId="6C6F1FBB" w:rsidR="00425D07" w:rsidRPr="00425D07" w:rsidRDefault="00425D07">
      <w:pPr>
        <w:pStyle w:val="ListParagraph"/>
        <w:numPr>
          <w:ilvl w:val="0"/>
          <w:numId w:val="4"/>
        </w:numPr>
        <w:jc w:val="both"/>
        <w:rPr>
          <w:b/>
          <w:bCs/>
          <w:i/>
          <w:iCs/>
        </w:rPr>
      </w:pPr>
      <w:r w:rsidRPr="00425D07">
        <w:rPr>
          <w:b/>
          <w:bCs/>
          <w:i/>
          <w:iCs/>
        </w:rPr>
        <w:t>Per negative control outcome (one row per negative control per database)</w:t>
      </w:r>
    </w:p>
    <w:p w14:paraId="645A2990" w14:textId="77777777" w:rsidR="00425D07" w:rsidRPr="00425D07" w:rsidRDefault="00425D07">
      <w:pPr>
        <w:pStyle w:val="ListParagraph"/>
        <w:numPr>
          <w:ilvl w:val="0"/>
          <w:numId w:val="1"/>
        </w:numPr>
        <w:spacing w:after="60" w:line="240" w:lineRule="auto"/>
        <w:contextualSpacing w:val="0"/>
      </w:pPr>
      <w:r w:rsidRPr="00425D07">
        <w:t>Outcome concept ID and name</w:t>
      </w:r>
    </w:p>
    <w:p w14:paraId="71F963C8" w14:textId="77777777" w:rsidR="00425D07" w:rsidRPr="00425D07" w:rsidRDefault="00425D07">
      <w:pPr>
        <w:pStyle w:val="ListParagraph"/>
        <w:numPr>
          <w:ilvl w:val="0"/>
          <w:numId w:val="1"/>
        </w:numPr>
        <w:spacing w:after="60" w:line="240" w:lineRule="auto"/>
        <w:contextualSpacing w:val="0"/>
      </w:pPr>
      <w:r w:rsidRPr="00425D07">
        <w:t>Number of outcome events in target cohort and comparator cohort</w:t>
      </w:r>
    </w:p>
    <w:p w14:paraId="0775F422" w14:textId="77777777" w:rsidR="00425D07" w:rsidRPr="00425D07" w:rsidRDefault="00425D07">
      <w:pPr>
        <w:pStyle w:val="ListParagraph"/>
        <w:numPr>
          <w:ilvl w:val="0"/>
          <w:numId w:val="1"/>
        </w:numPr>
        <w:spacing w:after="60" w:line="240" w:lineRule="auto"/>
        <w:contextualSpacing w:val="0"/>
      </w:pPr>
      <w:r w:rsidRPr="00425D07">
        <w:t>Person-time at risk in target and comparator cohorts (years)</w:t>
      </w:r>
    </w:p>
    <w:p w14:paraId="53237539" w14:textId="77777777" w:rsidR="00425D07" w:rsidRPr="00425D07" w:rsidRDefault="00425D07">
      <w:pPr>
        <w:pStyle w:val="ListParagraph"/>
        <w:numPr>
          <w:ilvl w:val="0"/>
          <w:numId w:val="1"/>
        </w:numPr>
        <w:spacing w:after="60" w:line="240" w:lineRule="auto"/>
        <w:contextualSpacing w:val="0"/>
      </w:pPr>
      <w:r w:rsidRPr="00425D07">
        <w:t>Whether estimate was computable (binary): zero-event outcomes recorded explicitly as non-computable rather than omitted</w:t>
      </w:r>
    </w:p>
    <w:p w14:paraId="1254E061" w14:textId="77777777" w:rsidR="00425D07" w:rsidRPr="00425D07" w:rsidRDefault="00425D07">
      <w:pPr>
        <w:pStyle w:val="ListParagraph"/>
        <w:numPr>
          <w:ilvl w:val="0"/>
          <w:numId w:val="1"/>
        </w:numPr>
        <w:spacing w:after="60" w:line="240" w:lineRule="auto"/>
        <w:contextualSpacing w:val="0"/>
      </w:pPr>
      <w:r w:rsidRPr="00425D07">
        <w:t>Uncalibrated log hazard ratio (or log risk ratio) and standard error</w:t>
      </w:r>
    </w:p>
    <w:p w14:paraId="5D30A674" w14:textId="77777777" w:rsidR="00425D07" w:rsidRPr="00425D07" w:rsidRDefault="00425D07">
      <w:pPr>
        <w:pStyle w:val="ListParagraph"/>
        <w:numPr>
          <w:ilvl w:val="0"/>
          <w:numId w:val="1"/>
        </w:numPr>
        <w:spacing w:after="60" w:line="240" w:lineRule="auto"/>
        <w:contextualSpacing w:val="0"/>
      </w:pPr>
      <w:r w:rsidRPr="00425D07">
        <w:t>Uncalibrated point estimate and 95% confidence interval on the hazard ratio scale</w:t>
      </w:r>
    </w:p>
    <w:p w14:paraId="2E6E9957" w14:textId="77777777" w:rsidR="00425D07" w:rsidRPr="00425D07" w:rsidRDefault="00425D07">
      <w:pPr>
        <w:pStyle w:val="ListParagraph"/>
        <w:numPr>
          <w:ilvl w:val="0"/>
          <w:numId w:val="1"/>
        </w:numPr>
        <w:spacing w:after="60" w:line="240" w:lineRule="auto"/>
        <w:contextualSpacing w:val="0"/>
      </w:pPr>
      <w:r w:rsidRPr="00425D07">
        <w:t>Calibrated point estimate and 95% confidence interval after empirical calibration</w:t>
      </w:r>
    </w:p>
    <w:p w14:paraId="0E24FD8A" w14:textId="63E7F8AF" w:rsidR="00425D07" w:rsidRPr="00425D07" w:rsidRDefault="00425D07">
      <w:pPr>
        <w:pStyle w:val="ListParagraph"/>
        <w:numPr>
          <w:ilvl w:val="0"/>
          <w:numId w:val="1"/>
        </w:numPr>
        <w:spacing w:after="60" w:line="240" w:lineRule="auto"/>
        <w:contextualSpacing w:val="0"/>
      </w:pPr>
      <w:r w:rsidRPr="00425D07">
        <w:t>ASMD maximum for this negative control's propensity score model, where available</w:t>
      </w:r>
    </w:p>
    <w:p w14:paraId="3C1F3F12" w14:textId="259DB31D" w:rsidR="00425D07" w:rsidRPr="00425D07" w:rsidRDefault="00425D07">
      <w:pPr>
        <w:pStyle w:val="ListParagraph"/>
        <w:numPr>
          <w:ilvl w:val="0"/>
          <w:numId w:val="4"/>
        </w:numPr>
        <w:jc w:val="both"/>
        <w:rPr>
          <w:b/>
          <w:bCs/>
          <w:i/>
          <w:iCs/>
        </w:rPr>
      </w:pPr>
      <w:r w:rsidRPr="00425D07">
        <w:rPr>
          <w:b/>
          <w:bCs/>
          <w:i/>
          <w:iCs/>
        </w:rPr>
        <w:t>Aggregate empirical null distribution (one row per database per study)</w:t>
      </w:r>
    </w:p>
    <w:p w14:paraId="15C36843" w14:textId="77777777" w:rsidR="00425D07" w:rsidRPr="00425D07" w:rsidRDefault="00425D07">
      <w:pPr>
        <w:pStyle w:val="ListParagraph"/>
        <w:numPr>
          <w:ilvl w:val="0"/>
          <w:numId w:val="1"/>
        </w:numPr>
        <w:spacing w:after="60" w:line="240" w:lineRule="auto"/>
        <w:contextualSpacing w:val="0"/>
      </w:pPr>
      <w:r w:rsidRPr="00425D07">
        <w:t>Number of negative controls with computable estimates contributing to the null fit</w:t>
      </w:r>
    </w:p>
    <w:p w14:paraId="04839A33" w14:textId="77777777" w:rsidR="00425D07" w:rsidRPr="00425D07" w:rsidRDefault="00425D07">
      <w:pPr>
        <w:pStyle w:val="ListParagraph"/>
        <w:numPr>
          <w:ilvl w:val="0"/>
          <w:numId w:val="1"/>
        </w:numPr>
        <w:spacing w:after="60" w:line="240" w:lineRule="auto"/>
        <w:contextualSpacing w:val="0"/>
      </w:pPr>
      <w:r w:rsidRPr="00425D07">
        <w:t>Number of negative controls excluded due to zero events or non-convergence</w:t>
      </w:r>
    </w:p>
    <w:p w14:paraId="47BF516C" w14:textId="77777777" w:rsidR="00425D07" w:rsidRPr="00425D07" w:rsidRDefault="00425D07">
      <w:pPr>
        <w:pStyle w:val="ListParagraph"/>
        <w:numPr>
          <w:ilvl w:val="0"/>
          <w:numId w:val="1"/>
        </w:numPr>
        <w:spacing w:after="60" w:line="240" w:lineRule="auto"/>
        <w:contextualSpacing w:val="0"/>
      </w:pPr>
      <w:r w:rsidRPr="00425D07">
        <w:t>Empirical null distribution mean (mu): systematic bias on the log scale</w:t>
      </w:r>
    </w:p>
    <w:p w14:paraId="11A36D3C" w14:textId="77777777" w:rsidR="00425D07" w:rsidRPr="00425D07" w:rsidRDefault="00425D07">
      <w:pPr>
        <w:pStyle w:val="ListParagraph"/>
        <w:numPr>
          <w:ilvl w:val="0"/>
          <w:numId w:val="1"/>
        </w:numPr>
        <w:spacing w:after="60" w:line="240" w:lineRule="auto"/>
        <w:contextualSpacing w:val="0"/>
      </w:pPr>
      <w:r w:rsidRPr="00425D07">
        <w:t>Empirical null distribution standard deviation (sigma): unexplained heterogeneity</w:t>
      </w:r>
    </w:p>
    <w:p w14:paraId="45A257D6" w14:textId="77777777" w:rsidR="00425D07" w:rsidRPr="00425D07" w:rsidRDefault="00425D07">
      <w:pPr>
        <w:pStyle w:val="ListParagraph"/>
        <w:numPr>
          <w:ilvl w:val="0"/>
          <w:numId w:val="1"/>
        </w:numPr>
        <w:spacing w:after="60" w:line="240" w:lineRule="auto"/>
        <w:contextualSpacing w:val="0"/>
      </w:pPr>
      <w:r w:rsidRPr="00425D07">
        <w:t>EASE value and pass/fail classification against the study-specified threshold</w:t>
      </w:r>
    </w:p>
    <w:p w14:paraId="001079B3" w14:textId="77777777" w:rsidR="00425D07" w:rsidRPr="00425D07" w:rsidRDefault="00425D07">
      <w:pPr>
        <w:pStyle w:val="ListParagraph"/>
        <w:numPr>
          <w:ilvl w:val="0"/>
          <w:numId w:val="1"/>
        </w:numPr>
        <w:spacing w:after="60" w:line="240" w:lineRule="auto"/>
        <w:contextualSpacing w:val="0"/>
      </w:pPr>
      <w:r w:rsidRPr="00425D07">
        <w:t xml:space="preserve">95% confidence interval on mu and sigma from the </w:t>
      </w:r>
      <w:proofErr w:type="spellStart"/>
      <w:r w:rsidRPr="00425D07">
        <w:t>EmpiricalCalibration</w:t>
      </w:r>
      <w:proofErr w:type="spellEnd"/>
      <w:r w:rsidRPr="00425D07">
        <w:t xml:space="preserve"> fit</w:t>
      </w:r>
    </w:p>
    <w:p w14:paraId="13196A0C" w14:textId="77777777" w:rsidR="00425D07" w:rsidRPr="00425D07" w:rsidRDefault="00425D07">
      <w:pPr>
        <w:pStyle w:val="ListParagraph"/>
        <w:numPr>
          <w:ilvl w:val="0"/>
          <w:numId w:val="1"/>
        </w:numPr>
        <w:spacing w:after="60" w:line="240" w:lineRule="auto"/>
        <w:contextualSpacing w:val="0"/>
      </w:pPr>
      <w:r w:rsidRPr="00425D07">
        <w:t>Proportion of negative control estimates whose uncalibrated 95% CI excludes the null (expected approximately 5% under correct calibration)</w:t>
      </w:r>
    </w:p>
    <w:p w14:paraId="197952AC" w14:textId="77777777" w:rsidR="00775983" w:rsidRPr="00E50C2E" w:rsidRDefault="00775983" w:rsidP="00775983">
      <w:pPr>
        <w:jc w:val="both"/>
      </w:pPr>
    </w:p>
    <w:p w14:paraId="3A243D8E" w14:textId="2F83387B" w:rsidR="00275EB6" w:rsidRPr="00275EB6" w:rsidRDefault="0073220A" w:rsidP="001033A0">
      <w:pPr>
        <w:pStyle w:val="Heading2"/>
        <w:jc w:val="both"/>
      </w:pPr>
      <w:bookmarkStart w:id="16" w:name="_Toc228889403"/>
      <w:r>
        <w:rPr>
          <w:rFonts w:hint="eastAsia"/>
        </w:rPr>
        <w:lastRenderedPageBreak/>
        <w:t>Data Analysis</w:t>
      </w:r>
      <w:bookmarkEnd w:id="16"/>
    </w:p>
    <w:p w14:paraId="4A953F56" w14:textId="5C99A492" w:rsidR="00421795" w:rsidRPr="00AC73BA" w:rsidRDefault="00421795" w:rsidP="00421795">
      <w:pPr>
        <w:pStyle w:val="Heading2"/>
        <w:spacing w:line="276" w:lineRule="auto"/>
        <w:rPr>
          <w:rFonts w:eastAsiaTheme="minorEastAsia"/>
          <w:b/>
          <w:bCs/>
          <w:color w:val="auto"/>
          <w:sz w:val="24"/>
          <w:szCs w:val="24"/>
        </w:rPr>
      </w:pPr>
      <w:r w:rsidRPr="00AC73BA">
        <w:rPr>
          <w:rFonts w:eastAsiaTheme="minorEastAsia" w:hint="eastAsia"/>
          <w:b/>
          <w:bCs/>
          <w:color w:val="auto"/>
          <w:sz w:val="24"/>
          <w:szCs w:val="24"/>
        </w:rPr>
        <w:t>Covariate availability</w:t>
      </w:r>
    </w:p>
    <w:p w14:paraId="5AAB9870" w14:textId="77777777" w:rsidR="00421795" w:rsidRPr="00AC73BA" w:rsidRDefault="00421795" w:rsidP="00421795">
      <w:pPr>
        <w:pStyle w:val="Heading2"/>
        <w:spacing w:line="276" w:lineRule="auto"/>
        <w:rPr>
          <w:rFonts w:eastAsiaTheme="minorEastAsia"/>
          <w:b/>
          <w:bCs/>
          <w:color w:val="auto"/>
          <w:sz w:val="24"/>
          <w:szCs w:val="24"/>
        </w:rPr>
      </w:pPr>
      <w:r w:rsidRPr="00AC73BA">
        <w:rPr>
          <w:rFonts w:eastAsiaTheme="minorEastAsia" w:hint="eastAsia"/>
          <w:color w:val="auto"/>
          <w:sz w:val="24"/>
          <w:szCs w:val="24"/>
        </w:rPr>
        <w:t>Within a study cohort for a database, compute the proportion of covariates with null values (completely absent), the distribution of subject availability for covariates, as well as the stratification of covariate availability by OHDSI concept domain (condition era, drug era, measurement, observation, procedure, demographics). Proportions will be compared across regional groups using non-parametric tests appropriate for the distributional properties of the data (to be confirmed based on further analyses). Intra-region and inter-regional variance will be quantified to assess whether regions are internally heterogenous or consistently distinct from North America/U.S. databases.</w:t>
      </w:r>
    </w:p>
    <w:p w14:paraId="0403E47F" w14:textId="1B163713" w:rsidR="00421795" w:rsidRPr="00AC73BA" w:rsidRDefault="00421795" w:rsidP="00421795">
      <w:pPr>
        <w:pStyle w:val="Heading2"/>
        <w:spacing w:line="276" w:lineRule="auto"/>
        <w:rPr>
          <w:rFonts w:eastAsiaTheme="minorEastAsia"/>
          <w:b/>
          <w:bCs/>
          <w:color w:val="auto"/>
          <w:sz w:val="24"/>
          <w:szCs w:val="24"/>
        </w:rPr>
      </w:pPr>
      <w:r w:rsidRPr="00AC73BA">
        <w:rPr>
          <w:rFonts w:eastAsiaTheme="minorEastAsia" w:hint="eastAsia"/>
          <w:b/>
          <w:bCs/>
          <w:color w:val="auto"/>
          <w:sz w:val="24"/>
          <w:szCs w:val="24"/>
        </w:rPr>
        <w:t>Cluster analysis</w:t>
      </w:r>
    </w:p>
    <w:p w14:paraId="24618D84" w14:textId="77777777" w:rsidR="00421795" w:rsidRPr="00AC73BA" w:rsidRDefault="00421795" w:rsidP="00421795">
      <w:pPr>
        <w:pStyle w:val="Heading2"/>
        <w:spacing w:line="276" w:lineRule="auto"/>
        <w:rPr>
          <w:rFonts w:eastAsiaTheme="minorEastAsia"/>
          <w:b/>
          <w:bCs/>
          <w:color w:val="auto"/>
          <w:sz w:val="24"/>
          <w:szCs w:val="24"/>
        </w:rPr>
      </w:pPr>
      <w:r w:rsidRPr="00AC73BA">
        <w:rPr>
          <w:rFonts w:eastAsiaTheme="minorEastAsia" w:hint="eastAsia"/>
          <w:color w:val="auto"/>
          <w:sz w:val="24"/>
          <w:szCs w:val="24"/>
        </w:rPr>
        <w:t xml:space="preserve">To identify </w:t>
      </w:r>
      <w:r w:rsidRPr="00AC73BA">
        <w:rPr>
          <w:rFonts w:eastAsiaTheme="minorEastAsia"/>
          <w:color w:val="auto"/>
          <w:sz w:val="24"/>
          <w:szCs w:val="24"/>
        </w:rPr>
        <w:t>individual</w:t>
      </w:r>
      <w:r w:rsidRPr="00AC73BA">
        <w:rPr>
          <w:rFonts w:eastAsiaTheme="minorEastAsia" w:hint="eastAsia"/>
          <w:color w:val="auto"/>
          <w:sz w:val="24"/>
          <w:szCs w:val="24"/>
        </w:rPr>
        <w:t xml:space="preserve"> database sparsity patterns, a similar method of </w:t>
      </w:r>
      <w:r w:rsidRPr="00AC73BA">
        <w:rPr>
          <w:rFonts w:eastAsiaTheme="minorEastAsia" w:hint="eastAsia"/>
          <w:i/>
          <w:iCs/>
          <w:color w:val="auto"/>
          <w:sz w:val="24"/>
          <w:szCs w:val="24"/>
        </w:rPr>
        <w:t>k</w:t>
      </w:r>
      <w:r w:rsidRPr="00AC73BA">
        <w:rPr>
          <w:rFonts w:eastAsiaTheme="minorEastAsia" w:hint="eastAsia"/>
          <w:color w:val="auto"/>
          <w:sz w:val="24"/>
          <w:szCs w:val="24"/>
        </w:rPr>
        <w:t xml:space="preserve"> means clustering will be used based on the analysis in 4.2. Each covariate row will be reduced to a dimensional vector (one dimension per database) and ratios will be calculated to correspond to the proportion of subject availability per covariate for that database:</w:t>
      </w:r>
    </w:p>
    <w:p w14:paraId="4D7ECF54" w14:textId="77777777" w:rsidR="00421795" w:rsidRPr="00AC73BA" w:rsidRDefault="00421795">
      <w:pPr>
        <w:pStyle w:val="Heading2"/>
        <w:numPr>
          <w:ilvl w:val="0"/>
          <w:numId w:val="5"/>
        </w:numPr>
        <w:spacing w:line="276" w:lineRule="auto"/>
        <w:rPr>
          <w:rFonts w:eastAsiaTheme="minorEastAsia"/>
          <w:b/>
          <w:bCs/>
          <w:color w:val="auto"/>
          <w:sz w:val="24"/>
          <w:szCs w:val="24"/>
        </w:rPr>
      </w:pPr>
      <w:r w:rsidRPr="00AC73BA">
        <w:rPr>
          <w:rFonts w:eastAsiaTheme="minorEastAsia" w:hint="eastAsia"/>
          <w:color w:val="auto"/>
          <w:sz w:val="24"/>
          <w:szCs w:val="24"/>
        </w:rPr>
        <w:t xml:space="preserve">Proportion of covariates with </w:t>
      </w:r>
      <w:r w:rsidRPr="00AC73BA">
        <w:rPr>
          <w:rFonts w:eastAsiaTheme="minorEastAsia"/>
          <w:color w:val="auto"/>
          <w:sz w:val="24"/>
          <w:szCs w:val="24"/>
        </w:rPr>
        <w:t>‘</w:t>
      </w:r>
      <w:r w:rsidRPr="00AC73BA">
        <w:rPr>
          <w:rFonts w:eastAsiaTheme="minorEastAsia" w:hint="eastAsia"/>
          <w:color w:val="auto"/>
          <w:sz w:val="24"/>
          <w:szCs w:val="24"/>
        </w:rPr>
        <w:t>null</w:t>
      </w:r>
      <w:r w:rsidRPr="00AC73BA">
        <w:rPr>
          <w:rFonts w:eastAsiaTheme="minorEastAsia"/>
          <w:color w:val="auto"/>
          <w:sz w:val="24"/>
          <w:szCs w:val="24"/>
        </w:rPr>
        <w:t>’</w:t>
      </w:r>
      <w:r w:rsidRPr="00AC73BA">
        <w:rPr>
          <w:rFonts w:eastAsiaTheme="minorEastAsia" w:hint="eastAsia"/>
          <w:color w:val="auto"/>
          <w:sz w:val="24"/>
          <w:szCs w:val="24"/>
        </w:rPr>
        <w:t xml:space="preserve"> subjects (i.e. falls </w:t>
      </w:r>
      <w:r w:rsidRPr="00AC73BA">
        <w:rPr>
          <w:rFonts w:eastAsiaTheme="minorEastAsia"/>
          <w:color w:val="auto"/>
          <w:sz w:val="24"/>
          <w:szCs w:val="24"/>
        </w:rPr>
        <w:t>under</w:t>
      </w:r>
      <w:r w:rsidRPr="00AC73BA">
        <w:rPr>
          <w:rFonts w:eastAsiaTheme="minorEastAsia" w:hint="eastAsia"/>
          <w:color w:val="auto"/>
          <w:sz w:val="24"/>
          <w:szCs w:val="24"/>
        </w:rPr>
        <w:t xml:space="preserve"> study threshold) </w:t>
      </w:r>
    </w:p>
    <w:p w14:paraId="14E4A335" w14:textId="77777777" w:rsidR="00421795" w:rsidRPr="00AC73BA" w:rsidRDefault="00421795">
      <w:pPr>
        <w:pStyle w:val="Heading2"/>
        <w:numPr>
          <w:ilvl w:val="0"/>
          <w:numId w:val="5"/>
        </w:numPr>
        <w:spacing w:line="276" w:lineRule="auto"/>
        <w:rPr>
          <w:rFonts w:eastAsiaTheme="minorEastAsia"/>
          <w:b/>
          <w:bCs/>
          <w:color w:val="auto"/>
          <w:sz w:val="24"/>
          <w:szCs w:val="24"/>
        </w:rPr>
      </w:pPr>
      <w:r w:rsidRPr="00AC73BA">
        <w:rPr>
          <w:rFonts w:eastAsiaTheme="minorEastAsia" w:hint="eastAsia"/>
          <w:color w:val="auto"/>
          <w:sz w:val="24"/>
          <w:szCs w:val="24"/>
        </w:rPr>
        <w:t xml:space="preserve">Proportion of covariates with subjects n&lt;=100,000 </w:t>
      </w:r>
    </w:p>
    <w:p w14:paraId="2255EBFE" w14:textId="77777777" w:rsidR="00421795" w:rsidRPr="00AC73BA" w:rsidRDefault="00421795">
      <w:pPr>
        <w:pStyle w:val="Heading2"/>
        <w:numPr>
          <w:ilvl w:val="0"/>
          <w:numId w:val="5"/>
        </w:numPr>
        <w:spacing w:line="276" w:lineRule="auto"/>
        <w:rPr>
          <w:rFonts w:eastAsiaTheme="minorEastAsia"/>
          <w:b/>
          <w:bCs/>
          <w:color w:val="auto"/>
          <w:sz w:val="24"/>
          <w:szCs w:val="24"/>
        </w:rPr>
      </w:pPr>
      <w:r w:rsidRPr="00AC73BA">
        <w:rPr>
          <w:rFonts w:eastAsiaTheme="minorEastAsia" w:hint="eastAsia"/>
          <w:color w:val="auto"/>
          <w:sz w:val="24"/>
          <w:szCs w:val="24"/>
        </w:rPr>
        <w:t xml:space="preserve">Proportion of covariates with subjects 100,000 &lt; n &lt;= 500,000 </w:t>
      </w:r>
    </w:p>
    <w:p w14:paraId="554B2A8A" w14:textId="77777777" w:rsidR="00421795" w:rsidRPr="00AC73BA" w:rsidRDefault="00421795">
      <w:pPr>
        <w:pStyle w:val="Heading2"/>
        <w:numPr>
          <w:ilvl w:val="0"/>
          <w:numId w:val="5"/>
        </w:numPr>
        <w:spacing w:line="276" w:lineRule="auto"/>
        <w:rPr>
          <w:rFonts w:eastAsiaTheme="minorEastAsia"/>
          <w:b/>
          <w:bCs/>
          <w:color w:val="auto"/>
          <w:sz w:val="24"/>
          <w:szCs w:val="24"/>
        </w:rPr>
      </w:pPr>
      <w:r w:rsidRPr="00AC73BA">
        <w:rPr>
          <w:rFonts w:eastAsiaTheme="minorEastAsia" w:hint="eastAsia"/>
          <w:color w:val="auto"/>
          <w:sz w:val="24"/>
          <w:szCs w:val="24"/>
        </w:rPr>
        <w:t>Proportion of covariates with subjects n &gt; 500,000</w:t>
      </w:r>
    </w:p>
    <w:p w14:paraId="3FABE3F9" w14:textId="77777777" w:rsidR="00421795" w:rsidRPr="00AC73BA" w:rsidRDefault="00421795" w:rsidP="00421795">
      <w:pPr>
        <w:pStyle w:val="Heading2"/>
        <w:spacing w:line="276" w:lineRule="auto"/>
        <w:rPr>
          <w:rFonts w:eastAsiaTheme="minorEastAsia"/>
          <w:b/>
          <w:bCs/>
          <w:color w:val="auto"/>
          <w:sz w:val="24"/>
          <w:szCs w:val="24"/>
        </w:rPr>
      </w:pPr>
      <w:r w:rsidRPr="00AC73BA">
        <w:rPr>
          <w:rFonts w:eastAsiaTheme="minorEastAsia" w:hint="eastAsia"/>
          <w:i/>
          <w:iCs/>
          <w:color w:val="auto"/>
          <w:sz w:val="24"/>
          <w:szCs w:val="24"/>
        </w:rPr>
        <w:t>k</w:t>
      </w:r>
      <w:r w:rsidRPr="00AC73BA">
        <w:rPr>
          <w:rFonts w:eastAsiaTheme="minorEastAsia" w:hint="eastAsia"/>
          <w:color w:val="auto"/>
          <w:sz w:val="24"/>
          <w:szCs w:val="24"/>
        </w:rPr>
        <w:t xml:space="preserve"> means clustering will be applied to each available cohort to identify patterns with each cluster then labelled by dominant covariate category using regex prefix matching.</w:t>
      </w:r>
    </w:p>
    <w:p w14:paraId="40559A41" w14:textId="77777777" w:rsidR="00421795" w:rsidRPr="00AC73BA" w:rsidRDefault="00421795" w:rsidP="00421795">
      <w:pPr>
        <w:pStyle w:val="Heading2"/>
        <w:spacing w:line="276" w:lineRule="auto"/>
        <w:rPr>
          <w:rFonts w:eastAsiaTheme="minorEastAsia"/>
          <w:b/>
          <w:bCs/>
          <w:color w:val="auto"/>
          <w:sz w:val="24"/>
          <w:szCs w:val="24"/>
        </w:rPr>
      </w:pPr>
      <w:r w:rsidRPr="00AC73BA">
        <w:rPr>
          <w:rFonts w:eastAsiaTheme="minorEastAsia" w:hint="eastAsia"/>
          <w:color w:val="auto"/>
          <w:sz w:val="24"/>
          <w:szCs w:val="24"/>
        </w:rPr>
        <w:t xml:space="preserve">For regional database sparsity patterns, the same method will be applied; however, dimensional vectors will be defined as one dimension per region instead. </w:t>
      </w:r>
    </w:p>
    <w:p w14:paraId="2F0B7E70" w14:textId="77777777" w:rsidR="00421795" w:rsidRPr="00AC73BA" w:rsidRDefault="00421795" w:rsidP="00421795">
      <w:pPr>
        <w:spacing w:line="276" w:lineRule="auto"/>
        <w:jc w:val="both"/>
      </w:pPr>
      <w:r w:rsidRPr="00AC73BA">
        <w:rPr>
          <w:rFonts w:hint="eastAsia"/>
        </w:rPr>
        <w:t>For comparison and statistical rigour, hierarchical clustering with Ward</w:t>
      </w:r>
      <w:r w:rsidRPr="00AC73BA">
        <w:t>’</w:t>
      </w:r>
      <w:r w:rsidRPr="00AC73BA">
        <w:rPr>
          <w:rFonts w:hint="eastAsia"/>
        </w:rPr>
        <w:t xml:space="preserve">s linkage will also be applied to covariate-by-database matrices of each proportion threshold category (1-4 as above), first separately for each cohort and subsequently jointly across cohorts. Cluster stability will be assessed using bootstrap resampling (Jaccard similarity across 1,000 bootstrap samples, threshold &gt; 0.75 for stable clusters). The optimal cluster number will be determined using gap statistic and silhouette coefficient. Cluster membership will be examined for correspondence with geography, region, database type, and healthcare system characteristics in both quantitative and qualitative methods. </w:t>
      </w:r>
    </w:p>
    <w:p w14:paraId="66FE6BD2" w14:textId="77777777" w:rsidR="00421795" w:rsidRPr="00AC73BA" w:rsidRDefault="00421795" w:rsidP="00421795">
      <w:pPr>
        <w:pStyle w:val="Heading2"/>
        <w:spacing w:line="276" w:lineRule="auto"/>
        <w:rPr>
          <w:rFonts w:eastAsiaTheme="minorEastAsia"/>
          <w:b/>
          <w:bCs/>
          <w:color w:val="auto"/>
          <w:sz w:val="24"/>
          <w:szCs w:val="24"/>
        </w:rPr>
      </w:pPr>
      <w:r w:rsidRPr="00AC73BA">
        <w:rPr>
          <w:rFonts w:eastAsiaTheme="minorEastAsia" w:hint="eastAsia"/>
          <w:color w:val="auto"/>
          <w:sz w:val="24"/>
          <w:szCs w:val="24"/>
        </w:rPr>
        <w:lastRenderedPageBreak/>
        <w:t>As clusters are defined by OHDSI needs, a secondary semi-manual analysis of clusters will occur. Cluster membership will be re-annotated clinically: for each cluster, the top ten most prevalent covariate concepts will be extracted and reviewed by domain. This will assist with distinguishing between structural data differences from genuine data quality issues.</w:t>
      </w:r>
    </w:p>
    <w:p w14:paraId="497B4F06" w14:textId="498EAC94" w:rsidR="00421795" w:rsidRPr="00AC73BA" w:rsidRDefault="00421795" w:rsidP="00421795">
      <w:pPr>
        <w:pStyle w:val="Heading2"/>
        <w:spacing w:line="276" w:lineRule="auto"/>
        <w:rPr>
          <w:rFonts w:eastAsiaTheme="minorEastAsia"/>
          <w:b/>
          <w:bCs/>
          <w:color w:val="auto"/>
          <w:sz w:val="24"/>
          <w:szCs w:val="24"/>
        </w:rPr>
      </w:pPr>
      <w:r w:rsidRPr="00AC73BA">
        <w:rPr>
          <w:rFonts w:eastAsiaTheme="minorEastAsia" w:hint="eastAsia"/>
          <w:b/>
          <w:bCs/>
          <w:color w:val="auto"/>
          <w:sz w:val="24"/>
          <w:szCs w:val="24"/>
        </w:rPr>
        <w:t>Analysis of diagnostic performance</w:t>
      </w:r>
    </w:p>
    <w:p w14:paraId="1A937D10" w14:textId="77777777" w:rsidR="00421795" w:rsidRPr="00AC73BA" w:rsidRDefault="00421795" w:rsidP="00421795">
      <w:pPr>
        <w:pStyle w:val="Heading2"/>
        <w:spacing w:line="276" w:lineRule="auto"/>
        <w:rPr>
          <w:rFonts w:eastAsiaTheme="minorEastAsia"/>
          <w:b/>
          <w:bCs/>
          <w:color w:val="auto"/>
          <w:sz w:val="24"/>
          <w:szCs w:val="24"/>
        </w:rPr>
      </w:pPr>
      <w:r w:rsidRPr="00AC73BA">
        <w:rPr>
          <w:rFonts w:eastAsiaTheme="minorEastAsia" w:hint="eastAsia"/>
          <w:color w:val="auto"/>
          <w:sz w:val="24"/>
          <w:szCs w:val="24"/>
        </w:rPr>
        <w:t xml:space="preserve">The relative contribution of each diagnostic criterion (ASMD, PS overlap, EASE) to overall failure will be examined, with particular attention to whether APAC/regional databases fail consistently on ASMD and PS overlap but not EASE. </w:t>
      </w:r>
    </w:p>
    <w:p w14:paraId="321AFA26" w14:textId="0B307052" w:rsidR="00421795" w:rsidRPr="00AC73BA" w:rsidRDefault="00421795" w:rsidP="00421795">
      <w:pPr>
        <w:spacing w:line="276" w:lineRule="auto"/>
        <w:jc w:val="both"/>
      </w:pPr>
      <w:r w:rsidRPr="00AC73BA">
        <w:t xml:space="preserve">For each database-study pair </w:t>
      </w:r>
      <w:r w:rsidRPr="00AC73BA">
        <w:rPr>
          <w:rFonts w:hint="eastAsia"/>
        </w:rPr>
        <w:t>(</w:t>
      </w:r>
      <w:r w:rsidRPr="00AC73BA">
        <w:t>with at least 20 computable negative control estimates</w:t>
      </w:r>
      <w:r w:rsidRPr="00AC73BA">
        <w:rPr>
          <w:rFonts w:hint="eastAsia"/>
        </w:rPr>
        <w:t>)</w:t>
      </w:r>
      <w:r w:rsidRPr="00AC73BA">
        <w:t xml:space="preserve">, the empirical null distribution is characterised by its fitted mu (systematic bias) and sigma (heterogeneity). The primary comparison is between four groups defined by diagnostic outcome: </w:t>
      </w:r>
    </w:p>
    <w:p w14:paraId="4FFB5DDE" w14:textId="77777777" w:rsidR="00421795" w:rsidRPr="00AC73BA" w:rsidRDefault="00421795">
      <w:pPr>
        <w:pStyle w:val="ListParagraph"/>
        <w:numPr>
          <w:ilvl w:val="0"/>
          <w:numId w:val="1"/>
        </w:numPr>
        <w:spacing w:line="276" w:lineRule="auto"/>
        <w:jc w:val="both"/>
      </w:pPr>
      <w:r w:rsidRPr="00AC73BA">
        <w:t>(A) passes all three criteria</w:t>
      </w:r>
    </w:p>
    <w:p w14:paraId="794CF439" w14:textId="77777777" w:rsidR="00421795" w:rsidRPr="00AC73BA" w:rsidRDefault="00421795">
      <w:pPr>
        <w:pStyle w:val="ListParagraph"/>
        <w:numPr>
          <w:ilvl w:val="0"/>
          <w:numId w:val="1"/>
        </w:numPr>
        <w:spacing w:line="276" w:lineRule="auto"/>
        <w:jc w:val="both"/>
      </w:pPr>
      <w:r w:rsidRPr="00AC73BA">
        <w:rPr>
          <w:rFonts w:hint="eastAsia"/>
        </w:rPr>
        <w:t>(</w:t>
      </w:r>
      <w:r w:rsidRPr="00AC73BA">
        <w:t>B) fails ASMD or equipoise only, passes EASE</w:t>
      </w:r>
    </w:p>
    <w:p w14:paraId="18422219" w14:textId="77777777" w:rsidR="00421795" w:rsidRPr="00AC73BA" w:rsidRDefault="00421795">
      <w:pPr>
        <w:pStyle w:val="ListParagraph"/>
        <w:numPr>
          <w:ilvl w:val="0"/>
          <w:numId w:val="1"/>
        </w:numPr>
        <w:spacing w:line="276" w:lineRule="auto"/>
        <w:jc w:val="both"/>
      </w:pPr>
      <w:r w:rsidRPr="00AC73BA">
        <w:t>(C) fails EASE only</w:t>
      </w:r>
    </w:p>
    <w:p w14:paraId="223BAB84" w14:textId="4DF7947E" w:rsidR="00421795" w:rsidRPr="00AC73BA" w:rsidRDefault="00421795" w:rsidP="00421795">
      <w:pPr>
        <w:pStyle w:val="ListParagraph"/>
        <w:numPr>
          <w:ilvl w:val="0"/>
          <w:numId w:val="1"/>
        </w:numPr>
        <w:spacing w:line="276" w:lineRule="auto"/>
        <w:jc w:val="both"/>
      </w:pPr>
      <w:r w:rsidRPr="00AC73BA">
        <w:t xml:space="preserve">(D) fails ASMD or equipoise and EASE. </w:t>
      </w:r>
    </w:p>
    <w:p w14:paraId="4B6C7DD2" w14:textId="4C2D916A" w:rsidR="00421795" w:rsidRPr="00AC73BA" w:rsidRDefault="00421795" w:rsidP="00421795">
      <w:pPr>
        <w:spacing w:line="276" w:lineRule="auto"/>
        <w:jc w:val="both"/>
      </w:pPr>
      <w:r w:rsidRPr="00AC73BA">
        <w:rPr>
          <w:rFonts w:hint="eastAsia"/>
        </w:rPr>
        <w:t xml:space="preserve">As EASE directly measures if estimates are actually biased, we consider EASE to be the natural ground truth of database validity. </w:t>
      </w:r>
    </w:p>
    <w:p w14:paraId="1C23CDB6" w14:textId="77777777" w:rsidR="00421795" w:rsidRPr="00AC73BA" w:rsidRDefault="00421795">
      <w:pPr>
        <w:pStyle w:val="ListParagraph"/>
        <w:numPr>
          <w:ilvl w:val="0"/>
          <w:numId w:val="6"/>
        </w:numPr>
        <w:spacing w:after="0" w:line="276" w:lineRule="auto"/>
        <w:contextualSpacing w:val="0"/>
        <w:jc w:val="both"/>
      </w:pPr>
      <w:r w:rsidRPr="00AC73BA">
        <w:rPr>
          <w:rFonts w:hint="eastAsia"/>
        </w:rPr>
        <w:t xml:space="preserve">Of the databases that fail ASMD or </w:t>
      </w:r>
      <w:r w:rsidRPr="00AC73BA">
        <w:t>equipoise</w:t>
      </w:r>
      <w:r w:rsidRPr="00AC73BA">
        <w:rPr>
          <w:rFonts w:hint="eastAsia"/>
        </w:rPr>
        <w:t>, what proportion also fail EASE? If regional databases have high false-positive rates (fails ASMD/</w:t>
      </w:r>
      <w:proofErr w:type="spellStart"/>
      <w:r w:rsidRPr="00AC73BA">
        <w:rPr>
          <w:rFonts w:hint="eastAsia"/>
        </w:rPr>
        <w:t>equipose</w:t>
      </w:r>
      <w:proofErr w:type="spellEnd"/>
      <w:r w:rsidRPr="00AC73BA">
        <w:rPr>
          <w:rFonts w:hint="eastAsia"/>
        </w:rPr>
        <w:t xml:space="preserve"> but passes EASE), it may suggest that ASMD criteria may be too harsh for regional database characteristics. Sensitivity, specificity, PPV, and NPV of ASMD/equipoise failure will be computed for predicting EASE failure, stratified by region.</w:t>
      </w:r>
    </w:p>
    <w:p w14:paraId="24979297" w14:textId="77777777" w:rsidR="00421795" w:rsidRPr="00AC73BA" w:rsidRDefault="00421795">
      <w:pPr>
        <w:pStyle w:val="ListParagraph"/>
        <w:numPr>
          <w:ilvl w:val="0"/>
          <w:numId w:val="6"/>
        </w:numPr>
        <w:spacing w:after="0" w:line="276" w:lineRule="auto"/>
        <w:contextualSpacing w:val="0"/>
        <w:jc w:val="both"/>
      </w:pPr>
      <w:r w:rsidRPr="00AC73BA">
        <w:rPr>
          <w:rFonts w:hint="eastAsia"/>
        </w:rPr>
        <w:t xml:space="preserve">While ASMD thresholds can be adjusted, the standard threshold of 0.1 was chosen empirically. We analyse if this threshold produces significant false-positive rates across database types by examining the distribution of ASMD values in databases where EASE passes. If U.S./North American databases that pass EASE cluster well below 0.1 but regional databases that also pass EASE cluster elsewhere, this may indicate the need for adjusted thresholds based on region. </w:t>
      </w:r>
    </w:p>
    <w:p w14:paraId="65DF6BAB" w14:textId="77777777" w:rsidR="00421795" w:rsidRPr="00AC73BA" w:rsidRDefault="00421795">
      <w:pPr>
        <w:pStyle w:val="ListParagraph"/>
        <w:numPr>
          <w:ilvl w:val="0"/>
          <w:numId w:val="6"/>
        </w:numPr>
        <w:spacing w:after="0" w:line="276" w:lineRule="auto"/>
        <w:contextualSpacing w:val="0"/>
        <w:jc w:val="both"/>
      </w:pPr>
      <w:r w:rsidRPr="00AC73BA">
        <w:rPr>
          <w:rFonts w:hint="eastAsia"/>
        </w:rPr>
        <w:t xml:space="preserve">A similar analysis as 2 can be done for preference scores or PS overlap metrics. </w:t>
      </w:r>
    </w:p>
    <w:p w14:paraId="47325D88" w14:textId="77777777" w:rsidR="00421795" w:rsidRPr="00AC73BA" w:rsidRDefault="00421795">
      <w:pPr>
        <w:pStyle w:val="ListParagraph"/>
        <w:numPr>
          <w:ilvl w:val="0"/>
          <w:numId w:val="6"/>
        </w:numPr>
        <w:spacing w:after="0" w:line="276" w:lineRule="auto"/>
        <w:contextualSpacing w:val="0"/>
        <w:jc w:val="both"/>
      </w:pPr>
      <w:r w:rsidRPr="00AC73BA">
        <w:rPr>
          <w:rFonts w:hint="eastAsia"/>
        </w:rPr>
        <w:t xml:space="preserve">For ASMD specifically, the relationship </w:t>
      </w:r>
      <w:r w:rsidRPr="00AC73BA">
        <w:t>between</w:t>
      </w:r>
      <w:r w:rsidRPr="00AC73BA">
        <w:rPr>
          <w:rFonts w:hint="eastAsia"/>
        </w:rPr>
        <w:t xml:space="preserve"> ASMD and covariate prevalence can be further examined to assess the factors causing failure. </w:t>
      </w:r>
      <w:r w:rsidRPr="00AC73BA">
        <w:t>I</w:t>
      </w:r>
      <w:r w:rsidRPr="00AC73BA">
        <w:rPr>
          <w:rFonts w:hint="eastAsia"/>
        </w:rPr>
        <w:t>f the databases with ASMD failure are associated with low covariate prevalence, it may once again indicate the need for covariate adaptation.</w:t>
      </w:r>
    </w:p>
    <w:p w14:paraId="723AFF26" w14:textId="77777777" w:rsidR="00421795" w:rsidRPr="00AC73BA" w:rsidRDefault="00421795" w:rsidP="00421795">
      <w:pPr>
        <w:spacing w:line="276" w:lineRule="auto"/>
        <w:jc w:val="both"/>
      </w:pPr>
    </w:p>
    <w:p w14:paraId="339A44ED" w14:textId="0314B342" w:rsidR="00421795" w:rsidRPr="00AC73BA" w:rsidRDefault="00421795" w:rsidP="00421795">
      <w:pPr>
        <w:spacing w:line="276" w:lineRule="auto"/>
        <w:jc w:val="both"/>
      </w:pPr>
      <w:r w:rsidRPr="00AC73BA">
        <w:t>APAC</w:t>
      </w:r>
      <w:r w:rsidRPr="00AC73BA">
        <w:rPr>
          <w:rFonts w:hint="eastAsia"/>
        </w:rPr>
        <w:t>/regional</w:t>
      </w:r>
      <w:r w:rsidRPr="00AC73BA">
        <w:t xml:space="preserve"> and North American databases are examined separately within these groups. Between-group differences in mu and sigma are tested using Kruskal-Wallis tests with post-hoc Dunn tests; the proportion of databases in group B (fails primary </w:t>
      </w:r>
      <w:r w:rsidRPr="00AC73BA">
        <w:lastRenderedPageBreak/>
        <w:t>diagnostics but passes EASE) is reported by region with exact binomial confidence intervals.</w:t>
      </w:r>
    </w:p>
    <w:p w14:paraId="4052FAC9" w14:textId="77777777" w:rsidR="00421795" w:rsidRPr="00AC73BA" w:rsidRDefault="00421795" w:rsidP="00421795">
      <w:pPr>
        <w:pStyle w:val="Heading2"/>
        <w:spacing w:line="276" w:lineRule="auto"/>
        <w:rPr>
          <w:rFonts w:eastAsiaTheme="minorEastAsia"/>
          <w:b/>
          <w:bCs/>
          <w:color w:val="auto"/>
          <w:sz w:val="24"/>
          <w:szCs w:val="24"/>
        </w:rPr>
      </w:pPr>
      <w:r w:rsidRPr="00AC73BA">
        <w:rPr>
          <w:rFonts w:eastAsiaTheme="minorEastAsia" w:hint="eastAsia"/>
          <w:b/>
          <w:bCs/>
          <w:color w:val="auto"/>
          <w:sz w:val="24"/>
          <w:szCs w:val="24"/>
        </w:rPr>
        <w:t>Covariate balance and diagnostic failure</w:t>
      </w:r>
    </w:p>
    <w:p w14:paraId="225E0219" w14:textId="14E3DF91" w:rsidR="00421795" w:rsidRPr="00AC73BA" w:rsidRDefault="00421795" w:rsidP="00421795">
      <w:pPr>
        <w:spacing w:line="276" w:lineRule="auto"/>
        <w:jc w:val="both"/>
      </w:pPr>
      <w:r w:rsidRPr="00AC73BA">
        <w:rPr>
          <w:rFonts w:hint="eastAsia"/>
        </w:rPr>
        <w:t xml:space="preserve">Logistic regression will be used to analyse the </w:t>
      </w:r>
      <w:r w:rsidRPr="00AC73BA">
        <w:t>association</w:t>
      </w:r>
      <w:r w:rsidRPr="00AC73BA">
        <w:rPr>
          <w:rFonts w:hint="eastAsia"/>
        </w:rPr>
        <w:t xml:space="preserve"> between covariate structure and diagnostic failure outcomes. Variables to be assessed will include: overall coverage, domain-specific coverage rate, relative coverage ratio (between DBs), cohort size, and study-level characteristics. Mixed-effects models will be used to account for the clustering of observations within databases and within studies. </w:t>
      </w:r>
      <w:r w:rsidRPr="00AC73BA">
        <w:t>The binary outcome for each model is diagnostic pass (0) or fail (1) for the respective criterion.</w:t>
      </w:r>
      <w:r w:rsidRPr="00AC73BA">
        <w:rPr>
          <w:rFonts w:hint="eastAsia"/>
        </w:rPr>
        <w:t xml:space="preserve"> Discrimination and calibration of models will be assessed. </w:t>
      </w:r>
    </w:p>
    <w:p w14:paraId="0B8346A3" w14:textId="77777777" w:rsidR="00421795" w:rsidRPr="00AC73BA" w:rsidRDefault="00421795" w:rsidP="00421795">
      <w:pPr>
        <w:spacing w:line="276" w:lineRule="auto"/>
        <w:jc w:val="both"/>
      </w:pPr>
      <w:r w:rsidRPr="00AC73BA">
        <w:t>Given the hypothesis that ASMD failures in sparse databases reflect numerical instability rather than genuine confounding, a supplementary analysis examines ASMD failure specifically in low-prevalence covariates. For each database-study pair, the proportion of ASMD failures attributable to covariates with prevalence below 1% in both groups is computed and compared between North American and APAC databases using a Wilcoxon rank-sum test.</w:t>
      </w:r>
    </w:p>
    <w:p w14:paraId="46398E9E" w14:textId="77777777" w:rsidR="00421795" w:rsidRPr="00AC73BA" w:rsidRDefault="00421795" w:rsidP="00421795">
      <w:pPr>
        <w:pStyle w:val="Heading2"/>
        <w:spacing w:line="276" w:lineRule="auto"/>
        <w:rPr>
          <w:rFonts w:eastAsiaTheme="minorEastAsia"/>
          <w:b/>
          <w:bCs/>
          <w:color w:val="auto"/>
          <w:sz w:val="24"/>
          <w:szCs w:val="24"/>
        </w:rPr>
      </w:pPr>
      <w:r w:rsidRPr="00AC73BA">
        <w:rPr>
          <w:rFonts w:eastAsiaTheme="minorEastAsia" w:hint="eastAsia"/>
          <w:b/>
          <w:bCs/>
          <w:color w:val="auto"/>
          <w:sz w:val="24"/>
          <w:szCs w:val="24"/>
        </w:rPr>
        <w:t>Negative controls and diagnostic failure</w:t>
      </w:r>
    </w:p>
    <w:p w14:paraId="29210E1B" w14:textId="77777777" w:rsidR="00421795" w:rsidRPr="00AC73BA" w:rsidRDefault="00421795" w:rsidP="00421795">
      <w:pPr>
        <w:spacing w:line="276" w:lineRule="auto"/>
        <w:jc w:val="both"/>
      </w:pPr>
      <w:r w:rsidRPr="00AC73BA">
        <w:t>For each database, the scatter of negative control log HR estimates against their expected values under the null is plotted and visually assessed. The proportion of negative controls with uncalibrated 95% CIs excluding the null (expected approximately 5%) is computed per database and compared between APAC and North American databases. Systematic shifts in particular outcome domains (e.g., cardiovascular, hepatic, metabolic) are assessed by examining domain-stratified mean log HRs across databases.</w:t>
      </w:r>
    </w:p>
    <w:p w14:paraId="115DFCDC" w14:textId="77777777" w:rsidR="00421795" w:rsidRPr="00AC73BA" w:rsidRDefault="00421795" w:rsidP="00421795">
      <w:pPr>
        <w:spacing w:line="276" w:lineRule="auto"/>
        <w:jc w:val="both"/>
      </w:pPr>
      <w:r w:rsidRPr="00AC73BA">
        <w:t>The validity of the negative control set across regions is partially evaluated by examining whether any negative control outcomes show non-null effects consistently across APAC databases but not North American databases, which would suggest region-specific non-null relationships. Negative controls showing such a pattern are flagged and their contribution to the EASE calculation is assessed in a sensitivity analysis.</w:t>
      </w:r>
    </w:p>
    <w:p w14:paraId="5DBA2CE8" w14:textId="77777777" w:rsidR="00421795" w:rsidRPr="00AC73BA" w:rsidRDefault="00421795" w:rsidP="00421795">
      <w:pPr>
        <w:spacing w:line="276" w:lineRule="auto"/>
        <w:jc w:val="both"/>
      </w:pPr>
    </w:p>
    <w:p w14:paraId="4A59A7D5" w14:textId="3D7E3B68" w:rsidR="00421795" w:rsidRPr="00AC73BA" w:rsidRDefault="00421795" w:rsidP="00421795">
      <w:pPr>
        <w:pStyle w:val="Heading2"/>
        <w:spacing w:line="276" w:lineRule="auto"/>
        <w:rPr>
          <w:rFonts w:eastAsiaTheme="minorEastAsia"/>
          <w:b/>
          <w:bCs/>
          <w:color w:val="auto"/>
          <w:sz w:val="24"/>
          <w:szCs w:val="24"/>
        </w:rPr>
      </w:pPr>
      <w:r w:rsidRPr="00AC73BA">
        <w:rPr>
          <w:rFonts w:eastAsiaTheme="minorEastAsia" w:hint="eastAsia"/>
          <w:b/>
          <w:bCs/>
          <w:color w:val="auto"/>
          <w:sz w:val="24"/>
          <w:szCs w:val="24"/>
        </w:rPr>
        <w:lastRenderedPageBreak/>
        <w:t>Inter-study analysis</w:t>
      </w:r>
    </w:p>
    <w:p w14:paraId="6C887144" w14:textId="77777777" w:rsidR="00421795" w:rsidRPr="00AC73BA" w:rsidRDefault="00421795" w:rsidP="00421795">
      <w:pPr>
        <w:pStyle w:val="Heading2"/>
        <w:spacing w:line="276" w:lineRule="auto"/>
        <w:rPr>
          <w:rFonts w:eastAsiaTheme="minorEastAsia"/>
          <w:b/>
          <w:bCs/>
          <w:color w:val="auto"/>
          <w:sz w:val="24"/>
          <w:szCs w:val="24"/>
        </w:rPr>
      </w:pPr>
      <w:r w:rsidRPr="00AC73BA">
        <w:rPr>
          <w:rFonts w:eastAsiaTheme="minorEastAsia" w:hint="eastAsia"/>
          <w:color w:val="auto"/>
          <w:sz w:val="24"/>
          <w:szCs w:val="24"/>
        </w:rPr>
        <w:t xml:space="preserve">Covariates included in the PS model and their clinical relevance depend heavily on what treatment and outcome are being studied. As such, the ASMD values (dependent on covariate balance) cannot be directly compared across studies as they are not measuring the same covariates. Several approaches are possible for inter-study analysis: </w:t>
      </w:r>
    </w:p>
    <w:p w14:paraId="496E2434" w14:textId="77777777" w:rsidR="00421795" w:rsidRPr="00AC73BA" w:rsidRDefault="00421795">
      <w:pPr>
        <w:pStyle w:val="Heading2"/>
        <w:numPr>
          <w:ilvl w:val="0"/>
          <w:numId w:val="7"/>
        </w:numPr>
        <w:spacing w:line="276" w:lineRule="auto"/>
        <w:rPr>
          <w:rFonts w:eastAsiaTheme="minorEastAsia"/>
          <w:b/>
          <w:bCs/>
          <w:color w:val="auto"/>
          <w:sz w:val="24"/>
          <w:szCs w:val="24"/>
        </w:rPr>
      </w:pPr>
      <w:r w:rsidRPr="00AC73BA">
        <w:rPr>
          <w:rFonts w:eastAsiaTheme="minorEastAsia" w:hint="eastAsia"/>
          <w:color w:val="auto"/>
          <w:sz w:val="24"/>
          <w:szCs w:val="24"/>
        </w:rPr>
        <w:t>Compare studies across a single database: relative failure rate is calculated for each database by dividing a database</w:t>
      </w:r>
      <w:r w:rsidRPr="00AC73BA">
        <w:rPr>
          <w:rFonts w:eastAsiaTheme="minorEastAsia"/>
          <w:color w:val="auto"/>
          <w:sz w:val="24"/>
          <w:szCs w:val="24"/>
        </w:rPr>
        <w:t>’</w:t>
      </w:r>
      <w:r w:rsidRPr="00AC73BA">
        <w:rPr>
          <w:rFonts w:eastAsiaTheme="minorEastAsia" w:hint="eastAsia"/>
          <w:color w:val="auto"/>
          <w:sz w:val="24"/>
          <w:szCs w:val="24"/>
        </w:rPr>
        <w:t>s ASMD failure rate by the mean failure rate of North American/U.S. databases in the same study, which provides an odds ratio of the likelihood of that database</w:t>
      </w:r>
      <w:r w:rsidRPr="00AC73BA">
        <w:rPr>
          <w:rFonts w:eastAsiaTheme="minorEastAsia"/>
          <w:color w:val="auto"/>
          <w:sz w:val="24"/>
          <w:szCs w:val="24"/>
        </w:rPr>
        <w:t>’</w:t>
      </w:r>
      <w:r w:rsidRPr="00AC73BA">
        <w:rPr>
          <w:rFonts w:eastAsiaTheme="minorEastAsia" w:hint="eastAsia"/>
          <w:color w:val="auto"/>
          <w:sz w:val="24"/>
          <w:szCs w:val="24"/>
        </w:rPr>
        <w:t xml:space="preserve">s failure compared to the average North American/U.S. database. These ratios can subsequently be pooled across studies via a random-effects meta-analytic framework. </w:t>
      </w:r>
    </w:p>
    <w:p w14:paraId="216FCB50" w14:textId="77777777" w:rsidR="00421795" w:rsidRPr="00AC73BA" w:rsidRDefault="00421795">
      <w:pPr>
        <w:pStyle w:val="Heading2"/>
        <w:numPr>
          <w:ilvl w:val="0"/>
          <w:numId w:val="7"/>
        </w:numPr>
        <w:spacing w:line="276" w:lineRule="auto"/>
        <w:rPr>
          <w:rFonts w:eastAsiaTheme="minorEastAsia"/>
          <w:b/>
          <w:bCs/>
          <w:color w:val="auto"/>
          <w:sz w:val="24"/>
          <w:szCs w:val="24"/>
        </w:rPr>
      </w:pPr>
      <w:r w:rsidRPr="00AC73BA">
        <w:rPr>
          <w:rFonts w:eastAsiaTheme="minorEastAsia" w:hint="eastAsia"/>
          <w:color w:val="auto"/>
          <w:sz w:val="24"/>
          <w:szCs w:val="24"/>
        </w:rPr>
        <w:t xml:space="preserve">Compare studies across domain coverage: calculate the proportion of specific domain covariates with non-zero prevalence or specific subject distributions and compare across studies. We assume here that covariate prevalence can consistently predict diagnostic failure across studies. A cross-study regression will be conducted to assess the association between domain coverage ratio and study-standardised failure rate. If this relationship is consistent across study classes and outcomes, it may serve as an indicator of structural problems. </w:t>
      </w:r>
    </w:p>
    <w:p w14:paraId="60AA3B95" w14:textId="002FBF0D" w:rsidR="00421795" w:rsidRPr="00AC73BA" w:rsidRDefault="00421795" w:rsidP="00421795">
      <w:pPr>
        <w:pStyle w:val="Heading2"/>
        <w:numPr>
          <w:ilvl w:val="0"/>
          <w:numId w:val="7"/>
        </w:numPr>
        <w:spacing w:line="276" w:lineRule="auto"/>
        <w:rPr>
          <w:rFonts w:eastAsiaTheme="minorEastAsia"/>
          <w:b/>
          <w:bCs/>
          <w:color w:val="auto"/>
          <w:sz w:val="24"/>
          <w:szCs w:val="24"/>
        </w:rPr>
      </w:pPr>
      <w:r w:rsidRPr="00AC73BA">
        <w:rPr>
          <w:rFonts w:eastAsiaTheme="minorEastAsia" w:hint="eastAsia"/>
          <w:color w:val="auto"/>
          <w:sz w:val="24"/>
          <w:szCs w:val="24"/>
        </w:rPr>
        <w:t xml:space="preserve">Unlike covariate balance, EASE uses the same set of negative controls across studies, although the list has expanded with time. The empirical null distribution reflects the systematic error of the database irrelevant to the clinical question. EASE distributions will be compared across studies to assess genuine clinical invalidity. ASMD/equipoise measures/findings will be compared against EASE findings. </w:t>
      </w:r>
    </w:p>
    <w:p w14:paraId="7DBCA189" w14:textId="77777777" w:rsidR="00421795" w:rsidRPr="00AC73BA" w:rsidRDefault="00421795" w:rsidP="00421795">
      <w:pPr>
        <w:pStyle w:val="Heading2"/>
        <w:spacing w:line="276" w:lineRule="auto"/>
        <w:rPr>
          <w:rFonts w:eastAsiaTheme="minorEastAsia"/>
          <w:b/>
          <w:bCs/>
          <w:color w:val="auto"/>
          <w:sz w:val="24"/>
          <w:szCs w:val="24"/>
        </w:rPr>
      </w:pPr>
      <w:r w:rsidRPr="00AC73BA">
        <w:rPr>
          <w:rFonts w:eastAsiaTheme="minorEastAsia" w:hint="eastAsia"/>
          <w:color w:val="auto"/>
          <w:sz w:val="24"/>
          <w:szCs w:val="24"/>
        </w:rPr>
        <w:t xml:space="preserve">Cross-study generalisability will be assessed by comparing cluster assignments and null proportion patterns between studies. Concordance will be measured using the adjusted Rand index for cluster membership and the Spearman rank correlation for null proportions by domain. </w:t>
      </w:r>
    </w:p>
    <w:p w14:paraId="2F2F0122" w14:textId="77777777" w:rsidR="000F51DB" w:rsidRPr="00AC73BA" w:rsidRDefault="000F51DB" w:rsidP="001033A0">
      <w:pPr>
        <w:jc w:val="both"/>
      </w:pPr>
    </w:p>
    <w:p w14:paraId="7EE5031C" w14:textId="77777777" w:rsidR="000F51DB" w:rsidRPr="00AC73BA" w:rsidRDefault="000F51DB" w:rsidP="001033A0">
      <w:pPr>
        <w:jc w:val="both"/>
      </w:pPr>
    </w:p>
    <w:p w14:paraId="60FD114F" w14:textId="17A79495" w:rsidR="00B57A5D" w:rsidRPr="00AC73BA" w:rsidRDefault="00B57A5D" w:rsidP="00B57A5D">
      <w:pPr>
        <w:jc w:val="both"/>
        <w:rPr>
          <w:rFonts w:asciiTheme="majorHAnsi" w:eastAsiaTheme="majorEastAsia" w:hAnsiTheme="majorHAnsi" w:cstheme="majorBidi"/>
          <w:color w:val="0F4761" w:themeColor="accent1" w:themeShade="BF"/>
        </w:rPr>
      </w:pPr>
    </w:p>
    <w:p w14:paraId="79124C7B" w14:textId="77777777" w:rsidR="00B57A5D" w:rsidRPr="00AC73BA" w:rsidRDefault="00B57A5D" w:rsidP="001033A0">
      <w:pPr>
        <w:jc w:val="both"/>
      </w:pPr>
    </w:p>
    <w:p w14:paraId="5C1B81FE" w14:textId="77777777" w:rsidR="0030756D" w:rsidRPr="00AC73BA" w:rsidRDefault="0030756D" w:rsidP="001033A0">
      <w:pPr>
        <w:jc w:val="both"/>
        <w:rPr>
          <w:rFonts w:asciiTheme="majorHAnsi" w:eastAsiaTheme="majorEastAsia" w:hAnsiTheme="majorHAnsi" w:cstheme="majorBidi"/>
          <w:color w:val="0F4761" w:themeColor="accent1" w:themeShade="BF"/>
        </w:rPr>
      </w:pPr>
      <w:r w:rsidRPr="00AC73BA">
        <w:br w:type="page"/>
      </w:r>
    </w:p>
    <w:p w14:paraId="6B516163" w14:textId="62C5DF7C" w:rsidR="00275EB6" w:rsidRDefault="00275EB6" w:rsidP="001033A0">
      <w:pPr>
        <w:pStyle w:val="Heading1"/>
        <w:jc w:val="both"/>
      </w:pPr>
      <w:bookmarkStart w:id="17" w:name="_Toc228889404"/>
      <w:r>
        <w:rPr>
          <w:rFonts w:hint="eastAsia"/>
        </w:rPr>
        <w:lastRenderedPageBreak/>
        <w:t>Strengths and Limitations</w:t>
      </w:r>
      <w:bookmarkEnd w:id="17"/>
    </w:p>
    <w:p w14:paraId="44CCBC68" w14:textId="11C4B3F5" w:rsidR="63825901" w:rsidRDefault="63825901" w:rsidP="3A9A7885">
      <w:pPr>
        <w:jc w:val="both"/>
      </w:pPr>
      <w:r>
        <w:t xml:space="preserve">Strengths: </w:t>
      </w:r>
    </w:p>
    <w:p w14:paraId="60C1AAD9" w14:textId="1B8D4D6B" w:rsidR="00BA2BC2" w:rsidRDefault="00BA2BC2">
      <w:pPr>
        <w:pStyle w:val="ListParagraph"/>
        <w:numPr>
          <w:ilvl w:val="0"/>
          <w:numId w:val="1"/>
        </w:numPr>
        <w:jc w:val="both"/>
      </w:pPr>
      <w:r>
        <w:rPr>
          <w:rFonts w:hint="eastAsia"/>
        </w:rPr>
        <w:t>Empirical motivation that needs to be further validated or invalidated as a hypothesis</w:t>
      </w:r>
    </w:p>
    <w:p w14:paraId="2B773713" w14:textId="0EF6FFF5" w:rsidR="00BA2BC2" w:rsidRDefault="00BA2BC2">
      <w:pPr>
        <w:pStyle w:val="ListParagraph"/>
        <w:numPr>
          <w:ilvl w:val="0"/>
          <w:numId w:val="1"/>
        </w:numPr>
        <w:jc w:val="both"/>
      </w:pPr>
      <w:r>
        <w:rPr>
          <w:rFonts w:hint="eastAsia"/>
        </w:rPr>
        <w:t>Multi-study design to distribute the influence of unique clinical/regional/study-specifics and assess why databases are failing consistently</w:t>
      </w:r>
    </w:p>
    <w:p w14:paraId="2DD4AFC9" w14:textId="715EF901" w:rsidR="00BA2BC2" w:rsidRDefault="00BA2BC2">
      <w:pPr>
        <w:pStyle w:val="ListParagraph"/>
        <w:numPr>
          <w:ilvl w:val="0"/>
          <w:numId w:val="1"/>
        </w:numPr>
        <w:jc w:val="both"/>
      </w:pPr>
      <w:r>
        <w:rPr>
          <w:rFonts w:hint="eastAsia"/>
        </w:rPr>
        <w:t xml:space="preserve">Use of diagnostics as a method to distinguish </w:t>
      </w:r>
      <w:r>
        <w:t>structural</w:t>
      </w:r>
      <w:r>
        <w:rPr>
          <w:rFonts w:hint="eastAsia"/>
        </w:rPr>
        <w:t xml:space="preserve"> data differences from genuine bias </w:t>
      </w:r>
    </w:p>
    <w:p w14:paraId="4D4141CF" w14:textId="30AA0C1D" w:rsidR="63825901" w:rsidRDefault="63825901" w:rsidP="3A9A7885">
      <w:pPr>
        <w:jc w:val="both"/>
      </w:pPr>
      <w:r>
        <w:t xml:space="preserve">Limitations: </w:t>
      </w:r>
    </w:p>
    <w:p w14:paraId="460160F2" w14:textId="21FEB31A" w:rsidR="3A9A7885" w:rsidRDefault="00BA2BC2">
      <w:pPr>
        <w:pStyle w:val="ListParagraph"/>
        <w:numPr>
          <w:ilvl w:val="0"/>
          <w:numId w:val="1"/>
        </w:numPr>
        <w:jc w:val="both"/>
      </w:pPr>
      <w:r>
        <w:rPr>
          <w:rFonts w:hint="eastAsia"/>
        </w:rPr>
        <w:t>Negative control validity may not be uniform across regions</w:t>
      </w:r>
    </w:p>
    <w:p w14:paraId="32F3C3DA" w14:textId="2D2EF0B3" w:rsidR="00BA2BC2" w:rsidRDefault="00E86996">
      <w:pPr>
        <w:pStyle w:val="ListParagraph"/>
        <w:numPr>
          <w:ilvl w:val="0"/>
          <w:numId w:val="1"/>
        </w:numPr>
        <w:jc w:val="both"/>
      </w:pPr>
      <w:r>
        <w:rPr>
          <w:rFonts w:hint="eastAsia"/>
        </w:rPr>
        <w:t xml:space="preserve">Data availability is heterogeneous </w:t>
      </w:r>
      <w:proofErr w:type="spellStart"/>
      <w:r>
        <w:rPr>
          <w:rFonts w:hint="eastAsia"/>
        </w:rPr>
        <w:t>anduncontrolled</w:t>
      </w:r>
      <w:proofErr w:type="spellEnd"/>
    </w:p>
    <w:p w14:paraId="09EE2792" w14:textId="5CC9DAD5" w:rsidR="00E86996" w:rsidRDefault="00E86996">
      <w:pPr>
        <w:pStyle w:val="ListParagraph"/>
        <w:numPr>
          <w:ilvl w:val="0"/>
          <w:numId w:val="1"/>
        </w:numPr>
        <w:jc w:val="both"/>
      </w:pPr>
      <w:r>
        <w:rPr>
          <w:rFonts w:hint="eastAsia"/>
        </w:rPr>
        <w:t xml:space="preserve">Source studies may have selection bias </w:t>
      </w:r>
    </w:p>
    <w:p w14:paraId="289CFE9B" w14:textId="7C7DA440" w:rsidR="00E86996" w:rsidRDefault="00E86996">
      <w:pPr>
        <w:pStyle w:val="ListParagraph"/>
        <w:numPr>
          <w:ilvl w:val="0"/>
          <w:numId w:val="1"/>
        </w:numPr>
        <w:jc w:val="both"/>
      </w:pPr>
      <w:r>
        <w:rPr>
          <w:rFonts w:hint="eastAsia"/>
        </w:rPr>
        <w:t>Small number of regional/non-</w:t>
      </w:r>
      <w:proofErr w:type="spellStart"/>
      <w:r>
        <w:rPr>
          <w:rFonts w:hint="eastAsia"/>
        </w:rPr>
        <w:t>N.Am</w:t>
      </w:r>
      <w:proofErr w:type="spellEnd"/>
      <w:r>
        <w:rPr>
          <w:rFonts w:hint="eastAsia"/>
        </w:rPr>
        <w:t xml:space="preserve"> databases compared to </w:t>
      </w:r>
      <w:proofErr w:type="spellStart"/>
      <w:r>
        <w:rPr>
          <w:rFonts w:hint="eastAsia"/>
        </w:rPr>
        <w:t>N.Am</w:t>
      </w:r>
      <w:proofErr w:type="spellEnd"/>
      <w:r>
        <w:rPr>
          <w:rFonts w:hint="eastAsia"/>
        </w:rPr>
        <w:t xml:space="preserve"> databases</w:t>
      </w:r>
    </w:p>
    <w:p w14:paraId="6EF57D98" w14:textId="77777777" w:rsidR="0030756D" w:rsidRDefault="0030756D" w:rsidP="001033A0">
      <w:pPr>
        <w:jc w:val="both"/>
        <w:rPr>
          <w:rFonts w:asciiTheme="majorHAnsi" w:eastAsiaTheme="majorEastAsia" w:hAnsiTheme="majorHAnsi" w:cstheme="majorBidi"/>
          <w:color w:val="0F4761" w:themeColor="accent1" w:themeShade="BF"/>
          <w:sz w:val="40"/>
          <w:szCs w:val="40"/>
        </w:rPr>
      </w:pPr>
      <w:r>
        <w:br w:type="page"/>
      </w:r>
    </w:p>
    <w:p w14:paraId="11C56C4C" w14:textId="2656E755" w:rsidR="00275EB6" w:rsidRDefault="00275EB6" w:rsidP="001033A0">
      <w:pPr>
        <w:pStyle w:val="Heading1"/>
        <w:jc w:val="both"/>
      </w:pPr>
      <w:bookmarkStart w:id="18" w:name="_Toc228889405"/>
      <w:r>
        <w:rPr>
          <w:rFonts w:hint="eastAsia"/>
        </w:rPr>
        <w:lastRenderedPageBreak/>
        <w:t>Protection of Human Subjects</w:t>
      </w:r>
      <w:bookmarkEnd w:id="18"/>
    </w:p>
    <w:p w14:paraId="52AC6283" w14:textId="7D5CB091" w:rsidR="0030756D" w:rsidRPr="005D6CAE" w:rsidRDefault="005D6CAE" w:rsidP="001033A0">
      <w:pPr>
        <w:jc w:val="both"/>
      </w:pPr>
      <w:r>
        <w:t>Participating</w:t>
      </w:r>
      <w:r>
        <w:rPr>
          <w:rFonts w:hint="eastAsia"/>
        </w:rPr>
        <w:t xml:space="preserve"> institutions should seek IRB approval for this study as necessary. </w:t>
      </w:r>
    </w:p>
    <w:p w14:paraId="35DC89FF" w14:textId="239628EA" w:rsidR="00275EB6" w:rsidRDefault="00275EB6" w:rsidP="001033A0">
      <w:pPr>
        <w:pStyle w:val="Heading1"/>
        <w:jc w:val="both"/>
      </w:pPr>
      <w:bookmarkStart w:id="19" w:name="_Toc228889406"/>
      <w:r>
        <w:rPr>
          <w:rFonts w:hint="eastAsia"/>
        </w:rPr>
        <w:t>Plans for Disseminating and Communicating Study Results</w:t>
      </w:r>
      <w:bookmarkEnd w:id="19"/>
    </w:p>
    <w:p w14:paraId="49B11066" w14:textId="2BE03AB2" w:rsidR="005D6CAE" w:rsidRPr="005D6CAE" w:rsidRDefault="005D6CAE" w:rsidP="005D6CAE">
      <w:r>
        <w:rPr>
          <w:rFonts w:hint="eastAsia"/>
        </w:rPr>
        <w:t xml:space="preserve">Results will be shared/discussed during the OHDSI APAC Symposium if sufficient data has been gathered. This work will be presented at conferences and published as a manuscript. </w:t>
      </w:r>
    </w:p>
    <w:p w14:paraId="6838195A" w14:textId="77777777" w:rsidR="00275EB6" w:rsidRDefault="00275EB6" w:rsidP="001033A0">
      <w:pPr>
        <w:jc w:val="both"/>
      </w:pPr>
    </w:p>
    <w:p w14:paraId="14F5C217" w14:textId="77777777" w:rsidR="0030756D" w:rsidRDefault="0030756D" w:rsidP="001033A0">
      <w:pPr>
        <w:jc w:val="both"/>
        <w:rPr>
          <w:rFonts w:asciiTheme="majorHAnsi" w:eastAsiaTheme="majorEastAsia" w:hAnsiTheme="majorHAnsi" w:cstheme="majorBidi"/>
          <w:color w:val="0F4761" w:themeColor="accent1" w:themeShade="BF"/>
          <w:sz w:val="40"/>
          <w:szCs w:val="40"/>
        </w:rPr>
      </w:pPr>
      <w:r>
        <w:br w:type="page"/>
      </w:r>
    </w:p>
    <w:p w14:paraId="5769B68C" w14:textId="3A4C1CB3" w:rsidR="00275EB6" w:rsidRDefault="00275EB6" w:rsidP="001033A0">
      <w:pPr>
        <w:pStyle w:val="Heading1"/>
        <w:jc w:val="both"/>
      </w:pPr>
      <w:bookmarkStart w:id="20" w:name="_Toc228889407"/>
      <w:r>
        <w:rPr>
          <w:rFonts w:hint="eastAsia"/>
        </w:rPr>
        <w:lastRenderedPageBreak/>
        <w:t>References</w:t>
      </w:r>
      <w:bookmarkEnd w:id="20"/>
    </w:p>
    <w:p w14:paraId="2B9514D0" w14:textId="00511191" w:rsidR="00F62158" w:rsidRDefault="00F62158" w:rsidP="006D0274"/>
    <w:p w14:paraId="7BFBFA6A" w14:textId="09883CCC" w:rsidR="0030756D" w:rsidRDefault="0030756D" w:rsidP="001033A0">
      <w:pPr>
        <w:jc w:val="both"/>
        <w:rPr>
          <w:rFonts w:asciiTheme="majorHAnsi" w:eastAsiaTheme="majorEastAsia" w:hAnsiTheme="majorHAnsi" w:cstheme="majorBidi"/>
          <w:color w:val="0F4761" w:themeColor="accent1" w:themeShade="BF"/>
          <w:sz w:val="40"/>
          <w:szCs w:val="40"/>
        </w:rPr>
      </w:pPr>
    </w:p>
    <w:p w14:paraId="46A70182" w14:textId="77777777" w:rsidR="003B6143" w:rsidRPr="003B6143" w:rsidRDefault="003B6143" w:rsidP="003B6143"/>
    <w:p w14:paraId="06B47760" w14:textId="239628E9" w:rsidR="00275EB6" w:rsidRPr="003B6143" w:rsidRDefault="00275EB6" w:rsidP="003B6143">
      <w:pPr>
        <w:rPr>
          <w:rFonts w:eastAsiaTheme="majorEastAsia" w:cstheme="majorBidi"/>
          <w:color w:val="0F4761" w:themeColor="accent1" w:themeShade="BF"/>
        </w:rPr>
      </w:pPr>
    </w:p>
    <w:p w14:paraId="237A2D42" w14:textId="77777777" w:rsidR="003B6143" w:rsidRPr="003B6143" w:rsidRDefault="003B6143" w:rsidP="003B6143">
      <w:pPr>
        <w:rPr>
          <w:rFonts w:eastAsiaTheme="majorEastAsia" w:cstheme="majorBidi"/>
          <w:color w:val="0F4761" w:themeColor="accent1" w:themeShade="BF"/>
        </w:rPr>
      </w:pPr>
    </w:p>
    <w:sectPr w:rsidR="003B6143" w:rsidRPr="003B61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0FE77" w14:textId="77777777" w:rsidR="00F9462A" w:rsidRDefault="00F9462A" w:rsidP="000D2A9B">
      <w:pPr>
        <w:spacing w:after="0" w:line="240" w:lineRule="auto"/>
      </w:pPr>
      <w:r>
        <w:separator/>
      </w:r>
    </w:p>
  </w:endnote>
  <w:endnote w:type="continuationSeparator" w:id="0">
    <w:p w14:paraId="0E73CAA5" w14:textId="77777777" w:rsidR="00F9462A" w:rsidRDefault="00F9462A" w:rsidP="000D2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B883A" w14:textId="77777777" w:rsidR="00F9462A" w:rsidRDefault="00F9462A" w:rsidP="000D2A9B">
      <w:pPr>
        <w:spacing w:after="0" w:line="240" w:lineRule="auto"/>
      </w:pPr>
      <w:r>
        <w:separator/>
      </w:r>
    </w:p>
  </w:footnote>
  <w:footnote w:type="continuationSeparator" w:id="0">
    <w:p w14:paraId="5870558F" w14:textId="77777777" w:rsidR="00F9462A" w:rsidRDefault="00F9462A" w:rsidP="000D2A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1035E"/>
    <w:multiLevelType w:val="hybridMultilevel"/>
    <w:tmpl w:val="BC720350"/>
    <w:lvl w:ilvl="0" w:tplc="FF4E093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317B04D8"/>
    <w:multiLevelType w:val="hybridMultilevel"/>
    <w:tmpl w:val="E50C9D1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34C23547"/>
    <w:multiLevelType w:val="hybridMultilevel"/>
    <w:tmpl w:val="2CFC2842"/>
    <w:lvl w:ilvl="0" w:tplc="D43480B2">
      <w:start w:val="1"/>
      <w:numFmt w:val="bullet"/>
      <w:lvlText w:val="•"/>
      <w:lvlJc w:val="left"/>
      <w:pPr>
        <w:ind w:left="720" w:hanging="360"/>
      </w:pPr>
      <w:rPr>
        <w:rFonts w:ascii="Arial" w:eastAsia="Arial" w:hAnsi="Arial" w:cs="Arial"/>
        <w:sz w:val="22"/>
        <w:szCs w:val="22"/>
      </w:rPr>
    </w:lvl>
    <w:lvl w:ilvl="1" w:tplc="B6B25C0C">
      <w:numFmt w:val="decimal"/>
      <w:lvlText w:val=""/>
      <w:lvlJc w:val="left"/>
      <w:pPr>
        <w:ind w:left="0" w:firstLine="0"/>
      </w:pPr>
    </w:lvl>
    <w:lvl w:ilvl="2" w:tplc="C9E04B38">
      <w:numFmt w:val="decimal"/>
      <w:lvlText w:val=""/>
      <w:lvlJc w:val="left"/>
      <w:pPr>
        <w:ind w:left="0" w:firstLine="0"/>
      </w:pPr>
    </w:lvl>
    <w:lvl w:ilvl="3" w:tplc="0A96573A">
      <w:numFmt w:val="decimal"/>
      <w:lvlText w:val=""/>
      <w:lvlJc w:val="left"/>
      <w:pPr>
        <w:ind w:left="0" w:firstLine="0"/>
      </w:pPr>
    </w:lvl>
    <w:lvl w:ilvl="4" w:tplc="A860098E">
      <w:numFmt w:val="decimal"/>
      <w:lvlText w:val=""/>
      <w:lvlJc w:val="left"/>
      <w:pPr>
        <w:ind w:left="0" w:firstLine="0"/>
      </w:pPr>
    </w:lvl>
    <w:lvl w:ilvl="5" w:tplc="E0D87216">
      <w:numFmt w:val="decimal"/>
      <w:lvlText w:val=""/>
      <w:lvlJc w:val="left"/>
      <w:pPr>
        <w:ind w:left="0" w:firstLine="0"/>
      </w:pPr>
    </w:lvl>
    <w:lvl w:ilvl="6" w:tplc="0E6A5E9A">
      <w:numFmt w:val="decimal"/>
      <w:lvlText w:val=""/>
      <w:lvlJc w:val="left"/>
      <w:pPr>
        <w:ind w:left="0" w:firstLine="0"/>
      </w:pPr>
    </w:lvl>
    <w:lvl w:ilvl="7" w:tplc="A87E53F4">
      <w:numFmt w:val="decimal"/>
      <w:lvlText w:val=""/>
      <w:lvlJc w:val="left"/>
      <w:pPr>
        <w:ind w:left="0" w:firstLine="0"/>
      </w:pPr>
    </w:lvl>
    <w:lvl w:ilvl="8" w:tplc="0A860810">
      <w:numFmt w:val="decimal"/>
      <w:lvlText w:val=""/>
      <w:lvlJc w:val="left"/>
      <w:pPr>
        <w:ind w:left="0" w:firstLine="0"/>
      </w:pPr>
    </w:lvl>
  </w:abstractNum>
  <w:abstractNum w:abstractNumId="3" w15:restartNumberingAfterBreak="0">
    <w:nsid w:val="3D8F52F6"/>
    <w:multiLevelType w:val="hybridMultilevel"/>
    <w:tmpl w:val="8F228830"/>
    <w:lvl w:ilvl="0" w:tplc="7068DABA">
      <w:start w:val="4"/>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604E5F64"/>
    <w:multiLevelType w:val="hybridMultilevel"/>
    <w:tmpl w:val="6B262946"/>
    <w:lvl w:ilvl="0" w:tplc="0688017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60B95B2D"/>
    <w:multiLevelType w:val="hybridMultilevel"/>
    <w:tmpl w:val="DD20A37A"/>
    <w:lvl w:ilvl="0" w:tplc="9AC0223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6FA552DE"/>
    <w:multiLevelType w:val="hybridMultilevel"/>
    <w:tmpl w:val="BBF0994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393382546">
    <w:abstractNumId w:val="3"/>
  </w:num>
  <w:num w:numId="2" w16cid:durableId="772361729">
    <w:abstractNumId w:val="2"/>
  </w:num>
  <w:num w:numId="3" w16cid:durableId="1352217418">
    <w:abstractNumId w:val="6"/>
  </w:num>
  <w:num w:numId="4" w16cid:durableId="1893420897">
    <w:abstractNumId w:val="1"/>
  </w:num>
  <w:num w:numId="5" w16cid:durableId="2089300377">
    <w:abstractNumId w:val="0"/>
  </w:num>
  <w:num w:numId="6" w16cid:durableId="1932353847">
    <w:abstractNumId w:val="5"/>
  </w:num>
  <w:num w:numId="7" w16cid:durableId="901598593">
    <w:abstractNumId w:val="4"/>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승찬 유">
    <w15:presenceInfo w15:providerId="Windows Live" w15:userId="3e64f0b268d3a8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3EA"/>
    <w:rsid w:val="000133EA"/>
    <w:rsid w:val="00015941"/>
    <w:rsid w:val="0003084E"/>
    <w:rsid w:val="00032BD5"/>
    <w:rsid w:val="0004378B"/>
    <w:rsid w:val="000732B7"/>
    <w:rsid w:val="0008626D"/>
    <w:rsid w:val="00095913"/>
    <w:rsid w:val="000A3278"/>
    <w:rsid w:val="000D2A9B"/>
    <w:rsid w:val="000F345E"/>
    <w:rsid w:val="000F3755"/>
    <w:rsid w:val="000F51DB"/>
    <w:rsid w:val="001033A0"/>
    <w:rsid w:val="001111BB"/>
    <w:rsid w:val="0012107F"/>
    <w:rsid w:val="001360AD"/>
    <w:rsid w:val="00136478"/>
    <w:rsid w:val="00144887"/>
    <w:rsid w:val="0016078F"/>
    <w:rsid w:val="001668B8"/>
    <w:rsid w:val="001E51CE"/>
    <w:rsid w:val="001F2F79"/>
    <w:rsid w:val="002029DB"/>
    <w:rsid w:val="00213756"/>
    <w:rsid w:val="00233F9A"/>
    <w:rsid w:val="00275EB6"/>
    <w:rsid w:val="002769B1"/>
    <w:rsid w:val="002862AD"/>
    <w:rsid w:val="002C45AA"/>
    <w:rsid w:val="0030756D"/>
    <w:rsid w:val="00326316"/>
    <w:rsid w:val="003727E1"/>
    <w:rsid w:val="00375EB6"/>
    <w:rsid w:val="00377FE8"/>
    <w:rsid w:val="003B6143"/>
    <w:rsid w:val="003E006B"/>
    <w:rsid w:val="003E4A38"/>
    <w:rsid w:val="003E749F"/>
    <w:rsid w:val="003F3FD4"/>
    <w:rsid w:val="003F76BE"/>
    <w:rsid w:val="00407D1C"/>
    <w:rsid w:val="004171CD"/>
    <w:rsid w:val="00421795"/>
    <w:rsid w:val="004217D6"/>
    <w:rsid w:val="00422C11"/>
    <w:rsid w:val="00425D07"/>
    <w:rsid w:val="00482D37"/>
    <w:rsid w:val="004B342D"/>
    <w:rsid w:val="004D0662"/>
    <w:rsid w:val="004D623D"/>
    <w:rsid w:val="004E4BC1"/>
    <w:rsid w:val="00505C33"/>
    <w:rsid w:val="00532161"/>
    <w:rsid w:val="005C1C3C"/>
    <w:rsid w:val="005D2191"/>
    <w:rsid w:val="005D6CAE"/>
    <w:rsid w:val="005E4870"/>
    <w:rsid w:val="00604554"/>
    <w:rsid w:val="00632FF4"/>
    <w:rsid w:val="00666FF4"/>
    <w:rsid w:val="00695FBC"/>
    <w:rsid w:val="006C234E"/>
    <w:rsid w:val="006C6773"/>
    <w:rsid w:val="006C6919"/>
    <w:rsid w:val="006C6FC1"/>
    <w:rsid w:val="006D0274"/>
    <w:rsid w:val="006F0A02"/>
    <w:rsid w:val="0073220A"/>
    <w:rsid w:val="007338C0"/>
    <w:rsid w:val="00761404"/>
    <w:rsid w:val="00762996"/>
    <w:rsid w:val="00766133"/>
    <w:rsid w:val="00775983"/>
    <w:rsid w:val="00781676"/>
    <w:rsid w:val="00782F7E"/>
    <w:rsid w:val="007A1F29"/>
    <w:rsid w:val="007E4D10"/>
    <w:rsid w:val="00803E6B"/>
    <w:rsid w:val="00805C64"/>
    <w:rsid w:val="008104B7"/>
    <w:rsid w:val="008268B0"/>
    <w:rsid w:val="00874F7E"/>
    <w:rsid w:val="008758D0"/>
    <w:rsid w:val="00884960"/>
    <w:rsid w:val="00892E55"/>
    <w:rsid w:val="009065AF"/>
    <w:rsid w:val="00907777"/>
    <w:rsid w:val="0091405A"/>
    <w:rsid w:val="00973B56"/>
    <w:rsid w:val="009855FF"/>
    <w:rsid w:val="0099385A"/>
    <w:rsid w:val="009C7F4A"/>
    <w:rsid w:val="009D227C"/>
    <w:rsid w:val="009E32E8"/>
    <w:rsid w:val="00A2397A"/>
    <w:rsid w:val="00A34625"/>
    <w:rsid w:val="00A55559"/>
    <w:rsid w:val="00A72B26"/>
    <w:rsid w:val="00A97A35"/>
    <w:rsid w:val="00AA0CEC"/>
    <w:rsid w:val="00AC5DB4"/>
    <w:rsid w:val="00AC73BA"/>
    <w:rsid w:val="00AE2DA6"/>
    <w:rsid w:val="00B30877"/>
    <w:rsid w:val="00B3650C"/>
    <w:rsid w:val="00B41A18"/>
    <w:rsid w:val="00B533E6"/>
    <w:rsid w:val="00B53CB6"/>
    <w:rsid w:val="00B56A8E"/>
    <w:rsid w:val="00B57A5D"/>
    <w:rsid w:val="00B92A54"/>
    <w:rsid w:val="00BA2BC2"/>
    <w:rsid w:val="00BA61B7"/>
    <w:rsid w:val="00BA6D6C"/>
    <w:rsid w:val="00BC7E7B"/>
    <w:rsid w:val="00BD057E"/>
    <w:rsid w:val="00BE4FDE"/>
    <w:rsid w:val="00C01DBD"/>
    <w:rsid w:val="00C05888"/>
    <w:rsid w:val="00C23334"/>
    <w:rsid w:val="00C46CF0"/>
    <w:rsid w:val="00C86528"/>
    <w:rsid w:val="00C879CA"/>
    <w:rsid w:val="00CA6BAE"/>
    <w:rsid w:val="00CB4040"/>
    <w:rsid w:val="00CC6A4A"/>
    <w:rsid w:val="00CE1CA9"/>
    <w:rsid w:val="00CE2F5B"/>
    <w:rsid w:val="00CE43A9"/>
    <w:rsid w:val="00CF45B2"/>
    <w:rsid w:val="00D01155"/>
    <w:rsid w:val="00D355CE"/>
    <w:rsid w:val="00D4106A"/>
    <w:rsid w:val="00D53274"/>
    <w:rsid w:val="00D6028F"/>
    <w:rsid w:val="00D87BD4"/>
    <w:rsid w:val="00DA2E08"/>
    <w:rsid w:val="00DB12F1"/>
    <w:rsid w:val="00DB44C8"/>
    <w:rsid w:val="00DD583F"/>
    <w:rsid w:val="00E408C2"/>
    <w:rsid w:val="00E42C29"/>
    <w:rsid w:val="00E4325E"/>
    <w:rsid w:val="00E43D66"/>
    <w:rsid w:val="00E50C2E"/>
    <w:rsid w:val="00E67F77"/>
    <w:rsid w:val="00E86996"/>
    <w:rsid w:val="00EA1057"/>
    <w:rsid w:val="00EB335E"/>
    <w:rsid w:val="00EC758B"/>
    <w:rsid w:val="00ED21C3"/>
    <w:rsid w:val="00F1624A"/>
    <w:rsid w:val="00F62158"/>
    <w:rsid w:val="00F6498E"/>
    <w:rsid w:val="00F652EA"/>
    <w:rsid w:val="00F9462A"/>
    <w:rsid w:val="00FA6709"/>
    <w:rsid w:val="00FF43EA"/>
    <w:rsid w:val="00FF54C4"/>
    <w:rsid w:val="0130E01E"/>
    <w:rsid w:val="015A7DAA"/>
    <w:rsid w:val="018F49CD"/>
    <w:rsid w:val="01A54206"/>
    <w:rsid w:val="01C9CFB3"/>
    <w:rsid w:val="05C38502"/>
    <w:rsid w:val="0616C1B7"/>
    <w:rsid w:val="07D257CE"/>
    <w:rsid w:val="0858F8AE"/>
    <w:rsid w:val="0A2998E4"/>
    <w:rsid w:val="0A2D9B64"/>
    <w:rsid w:val="0C2600B0"/>
    <w:rsid w:val="0C2C9760"/>
    <w:rsid w:val="0CD2B2D7"/>
    <w:rsid w:val="0DA57B6F"/>
    <w:rsid w:val="0E3AD5CB"/>
    <w:rsid w:val="0EA3E1BD"/>
    <w:rsid w:val="0F9A4FD6"/>
    <w:rsid w:val="10D65679"/>
    <w:rsid w:val="11C14A97"/>
    <w:rsid w:val="140699F9"/>
    <w:rsid w:val="1449C2EF"/>
    <w:rsid w:val="1681A84D"/>
    <w:rsid w:val="18C59177"/>
    <w:rsid w:val="18CB6703"/>
    <w:rsid w:val="18EEB774"/>
    <w:rsid w:val="1AF79A49"/>
    <w:rsid w:val="1B47E54B"/>
    <w:rsid w:val="1BB1EB68"/>
    <w:rsid w:val="1C57EE8B"/>
    <w:rsid w:val="1E49BC36"/>
    <w:rsid w:val="1F7C588D"/>
    <w:rsid w:val="21040D0F"/>
    <w:rsid w:val="2352D9D5"/>
    <w:rsid w:val="23FEB7BB"/>
    <w:rsid w:val="247C8048"/>
    <w:rsid w:val="25CAD3D5"/>
    <w:rsid w:val="26C1052B"/>
    <w:rsid w:val="26E23BCF"/>
    <w:rsid w:val="26EC5CA7"/>
    <w:rsid w:val="27754603"/>
    <w:rsid w:val="28781E09"/>
    <w:rsid w:val="28B0FE1E"/>
    <w:rsid w:val="29FCFE06"/>
    <w:rsid w:val="2B2956A4"/>
    <w:rsid w:val="2C3CEA1F"/>
    <w:rsid w:val="2C8D53BC"/>
    <w:rsid w:val="2C9EB97D"/>
    <w:rsid w:val="2E4ED530"/>
    <w:rsid w:val="2FD99080"/>
    <w:rsid w:val="3060EB2E"/>
    <w:rsid w:val="30E2A540"/>
    <w:rsid w:val="332578B4"/>
    <w:rsid w:val="338C5985"/>
    <w:rsid w:val="345C8642"/>
    <w:rsid w:val="354B6B58"/>
    <w:rsid w:val="37B344DB"/>
    <w:rsid w:val="3921D305"/>
    <w:rsid w:val="3A6DAE3B"/>
    <w:rsid w:val="3A9A7885"/>
    <w:rsid w:val="3B412741"/>
    <w:rsid w:val="3B97F12A"/>
    <w:rsid w:val="3C4F03EC"/>
    <w:rsid w:val="3C977CFC"/>
    <w:rsid w:val="400B6082"/>
    <w:rsid w:val="401C90DF"/>
    <w:rsid w:val="40AEB00A"/>
    <w:rsid w:val="40F31AF8"/>
    <w:rsid w:val="4348845C"/>
    <w:rsid w:val="43C984D8"/>
    <w:rsid w:val="45739389"/>
    <w:rsid w:val="47544BDE"/>
    <w:rsid w:val="484B8519"/>
    <w:rsid w:val="4A045FAF"/>
    <w:rsid w:val="4A871C71"/>
    <w:rsid w:val="4AAC838E"/>
    <w:rsid w:val="4B1A91C0"/>
    <w:rsid w:val="4B81FFB1"/>
    <w:rsid w:val="4BEB8F74"/>
    <w:rsid w:val="4D77F716"/>
    <w:rsid w:val="4E163AD3"/>
    <w:rsid w:val="4EC3C1C6"/>
    <w:rsid w:val="4FE60E27"/>
    <w:rsid w:val="507BA486"/>
    <w:rsid w:val="50AB8DFB"/>
    <w:rsid w:val="5289B144"/>
    <w:rsid w:val="535200FE"/>
    <w:rsid w:val="53AD4484"/>
    <w:rsid w:val="53F14B55"/>
    <w:rsid w:val="54446528"/>
    <w:rsid w:val="54B3C338"/>
    <w:rsid w:val="5709D258"/>
    <w:rsid w:val="57247ADA"/>
    <w:rsid w:val="5822D2C0"/>
    <w:rsid w:val="58586D5C"/>
    <w:rsid w:val="596DF11E"/>
    <w:rsid w:val="5A0E0887"/>
    <w:rsid w:val="5AE679F7"/>
    <w:rsid w:val="5C00DCE5"/>
    <w:rsid w:val="5F2070F4"/>
    <w:rsid w:val="60B9CE6B"/>
    <w:rsid w:val="60C1F386"/>
    <w:rsid w:val="618F3BC1"/>
    <w:rsid w:val="62A29488"/>
    <w:rsid w:val="63246E69"/>
    <w:rsid w:val="63825901"/>
    <w:rsid w:val="638ED98A"/>
    <w:rsid w:val="646C14A7"/>
    <w:rsid w:val="64730EC9"/>
    <w:rsid w:val="64D86F89"/>
    <w:rsid w:val="65D2F580"/>
    <w:rsid w:val="669F1FB0"/>
    <w:rsid w:val="67DA1E13"/>
    <w:rsid w:val="688F11FC"/>
    <w:rsid w:val="691D281B"/>
    <w:rsid w:val="696225B7"/>
    <w:rsid w:val="6A63168A"/>
    <w:rsid w:val="6AB9E895"/>
    <w:rsid w:val="6ADDBF6B"/>
    <w:rsid w:val="6BA80DC6"/>
    <w:rsid w:val="6C465846"/>
    <w:rsid w:val="6C523471"/>
    <w:rsid w:val="6C8EA389"/>
    <w:rsid w:val="6D7D22C7"/>
    <w:rsid w:val="6DA053B2"/>
    <w:rsid w:val="6DE5D543"/>
    <w:rsid w:val="6F953DD5"/>
    <w:rsid w:val="70158FB7"/>
    <w:rsid w:val="70207611"/>
    <w:rsid w:val="71847DCC"/>
    <w:rsid w:val="730B2E9D"/>
    <w:rsid w:val="73BA9178"/>
    <w:rsid w:val="748B6D26"/>
    <w:rsid w:val="761AE5C4"/>
    <w:rsid w:val="7719F612"/>
    <w:rsid w:val="78CE640E"/>
    <w:rsid w:val="7A8DA692"/>
    <w:rsid w:val="7BA5CC0E"/>
    <w:rsid w:val="7CDC6B8A"/>
    <w:rsid w:val="7E870166"/>
    <w:rsid w:val="7EEEBDC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8B949"/>
  <w15:chartTrackingRefBased/>
  <w15:docId w15:val="{DC8F9EF5-4BC8-4385-B536-B8038D079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4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4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4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4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3EA"/>
    <w:rPr>
      <w:rFonts w:eastAsiaTheme="majorEastAsia" w:cstheme="majorBidi"/>
      <w:color w:val="272727" w:themeColor="text1" w:themeTint="D8"/>
    </w:rPr>
  </w:style>
  <w:style w:type="paragraph" w:styleId="Title">
    <w:name w:val="Title"/>
    <w:basedOn w:val="Normal"/>
    <w:next w:val="Normal"/>
    <w:link w:val="TitleChar"/>
    <w:uiPriority w:val="10"/>
    <w:qFormat/>
    <w:rsid w:val="00FF4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3EA"/>
    <w:pPr>
      <w:spacing w:before="160"/>
      <w:jc w:val="center"/>
    </w:pPr>
    <w:rPr>
      <w:i/>
      <w:iCs/>
      <w:color w:val="404040" w:themeColor="text1" w:themeTint="BF"/>
    </w:rPr>
  </w:style>
  <w:style w:type="character" w:customStyle="1" w:styleId="QuoteChar">
    <w:name w:val="Quote Char"/>
    <w:basedOn w:val="DefaultParagraphFont"/>
    <w:link w:val="Quote"/>
    <w:uiPriority w:val="29"/>
    <w:rsid w:val="00FF43EA"/>
    <w:rPr>
      <w:i/>
      <w:iCs/>
      <w:color w:val="404040" w:themeColor="text1" w:themeTint="BF"/>
    </w:rPr>
  </w:style>
  <w:style w:type="paragraph" w:styleId="ListParagraph">
    <w:name w:val="List Paragraph"/>
    <w:basedOn w:val="Normal"/>
    <w:qFormat/>
    <w:rsid w:val="00FF43EA"/>
    <w:pPr>
      <w:ind w:left="720"/>
      <w:contextualSpacing/>
    </w:pPr>
  </w:style>
  <w:style w:type="character" w:styleId="IntenseEmphasis">
    <w:name w:val="Intense Emphasis"/>
    <w:basedOn w:val="DefaultParagraphFont"/>
    <w:uiPriority w:val="21"/>
    <w:qFormat/>
    <w:rsid w:val="00FF43EA"/>
    <w:rPr>
      <w:i/>
      <w:iCs/>
      <w:color w:val="0F4761" w:themeColor="accent1" w:themeShade="BF"/>
    </w:rPr>
  </w:style>
  <w:style w:type="paragraph" w:styleId="IntenseQuote">
    <w:name w:val="Intense Quote"/>
    <w:basedOn w:val="Normal"/>
    <w:next w:val="Normal"/>
    <w:link w:val="IntenseQuoteChar"/>
    <w:uiPriority w:val="30"/>
    <w:qFormat/>
    <w:rsid w:val="00FF4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3EA"/>
    <w:rPr>
      <w:i/>
      <w:iCs/>
      <w:color w:val="0F4761" w:themeColor="accent1" w:themeShade="BF"/>
    </w:rPr>
  </w:style>
  <w:style w:type="character" w:styleId="IntenseReference">
    <w:name w:val="Intense Reference"/>
    <w:basedOn w:val="DefaultParagraphFont"/>
    <w:uiPriority w:val="32"/>
    <w:qFormat/>
    <w:rsid w:val="00FF43EA"/>
    <w:rPr>
      <w:b/>
      <w:bCs/>
      <w:smallCaps/>
      <w:color w:val="0F4761" w:themeColor="accent1" w:themeShade="BF"/>
      <w:spacing w:val="5"/>
    </w:rPr>
  </w:style>
  <w:style w:type="paragraph" w:styleId="TOCHeading">
    <w:name w:val="TOC Heading"/>
    <w:basedOn w:val="Heading1"/>
    <w:next w:val="Normal"/>
    <w:uiPriority w:val="39"/>
    <w:unhideWhenUsed/>
    <w:qFormat/>
    <w:rsid w:val="0030756D"/>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CE43A9"/>
    <w:pPr>
      <w:tabs>
        <w:tab w:val="right" w:leader="dot" w:pos="9016"/>
      </w:tabs>
      <w:spacing w:after="100"/>
    </w:pPr>
    <w:rPr>
      <w:noProof/>
      <w:sz w:val="16"/>
      <w:szCs w:val="16"/>
    </w:rPr>
  </w:style>
  <w:style w:type="paragraph" w:styleId="TOC2">
    <w:name w:val="toc 2"/>
    <w:basedOn w:val="Normal"/>
    <w:next w:val="Normal"/>
    <w:autoRedefine/>
    <w:uiPriority w:val="39"/>
    <w:unhideWhenUsed/>
    <w:rsid w:val="0030756D"/>
    <w:pPr>
      <w:spacing w:after="100"/>
      <w:ind w:left="240"/>
    </w:pPr>
  </w:style>
  <w:style w:type="paragraph" w:styleId="TOC3">
    <w:name w:val="toc 3"/>
    <w:basedOn w:val="Normal"/>
    <w:next w:val="Normal"/>
    <w:autoRedefine/>
    <w:uiPriority w:val="39"/>
    <w:unhideWhenUsed/>
    <w:rsid w:val="0030756D"/>
    <w:pPr>
      <w:spacing w:after="100"/>
      <w:ind w:left="480"/>
    </w:pPr>
  </w:style>
  <w:style w:type="character" w:styleId="Hyperlink">
    <w:name w:val="Hyperlink"/>
    <w:basedOn w:val="DefaultParagraphFont"/>
    <w:uiPriority w:val="99"/>
    <w:unhideWhenUsed/>
    <w:rsid w:val="0030756D"/>
    <w:rPr>
      <w:color w:val="467886" w:themeColor="hyperlink"/>
      <w:u w:val="single"/>
    </w:rPr>
  </w:style>
  <w:style w:type="table" w:styleId="TableGrid">
    <w:name w:val="Table Grid"/>
    <w:basedOn w:val="TableNormal"/>
    <w:uiPriority w:val="39"/>
    <w:rsid w:val="00EA1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769B1"/>
    <w:rPr>
      <w:sz w:val="16"/>
      <w:szCs w:val="16"/>
    </w:rPr>
  </w:style>
  <w:style w:type="paragraph" w:styleId="CommentText">
    <w:name w:val="annotation text"/>
    <w:basedOn w:val="Normal"/>
    <w:link w:val="CommentTextChar"/>
    <w:uiPriority w:val="99"/>
    <w:unhideWhenUsed/>
    <w:rsid w:val="002769B1"/>
    <w:pPr>
      <w:spacing w:line="240" w:lineRule="auto"/>
    </w:pPr>
    <w:rPr>
      <w:sz w:val="20"/>
      <w:szCs w:val="20"/>
    </w:rPr>
  </w:style>
  <w:style w:type="character" w:customStyle="1" w:styleId="CommentTextChar">
    <w:name w:val="Comment Text Char"/>
    <w:basedOn w:val="DefaultParagraphFont"/>
    <w:link w:val="CommentText"/>
    <w:uiPriority w:val="99"/>
    <w:rsid w:val="002769B1"/>
    <w:rPr>
      <w:sz w:val="20"/>
      <w:szCs w:val="20"/>
    </w:rPr>
  </w:style>
  <w:style w:type="paragraph" w:styleId="CommentSubject">
    <w:name w:val="annotation subject"/>
    <w:basedOn w:val="CommentText"/>
    <w:next w:val="CommentText"/>
    <w:link w:val="CommentSubjectChar"/>
    <w:uiPriority w:val="99"/>
    <w:semiHidden/>
    <w:unhideWhenUsed/>
    <w:rsid w:val="002769B1"/>
    <w:rPr>
      <w:b/>
      <w:bCs/>
    </w:rPr>
  </w:style>
  <w:style w:type="character" w:customStyle="1" w:styleId="CommentSubjectChar">
    <w:name w:val="Comment Subject Char"/>
    <w:basedOn w:val="CommentTextChar"/>
    <w:link w:val="CommentSubject"/>
    <w:uiPriority w:val="99"/>
    <w:semiHidden/>
    <w:rsid w:val="002769B1"/>
    <w:rPr>
      <w:b/>
      <w:bCs/>
      <w:sz w:val="20"/>
      <w:szCs w:val="20"/>
    </w:rPr>
  </w:style>
  <w:style w:type="character" w:styleId="UnresolvedMention">
    <w:name w:val="Unresolved Mention"/>
    <w:basedOn w:val="DefaultParagraphFont"/>
    <w:uiPriority w:val="99"/>
    <w:semiHidden/>
    <w:unhideWhenUsed/>
    <w:rsid w:val="00C879CA"/>
    <w:rPr>
      <w:color w:val="605E5C"/>
      <w:shd w:val="clear" w:color="auto" w:fill="E1DFDD"/>
    </w:rPr>
  </w:style>
  <w:style w:type="paragraph" w:styleId="Header">
    <w:name w:val="header"/>
    <w:basedOn w:val="Normal"/>
    <w:link w:val="HeaderChar"/>
    <w:uiPriority w:val="99"/>
    <w:unhideWhenUsed/>
    <w:rsid w:val="000D2A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A9B"/>
  </w:style>
  <w:style w:type="paragraph" w:styleId="Footer">
    <w:name w:val="footer"/>
    <w:basedOn w:val="Normal"/>
    <w:link w:val="FooterChar"/>
    <w:uiPriority w:val="99"/>
    <w:unhideWhenUsed/>
    <w:rsid w:val="000D2A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A9B"/>
  </w:style>
  <w:style w:type="paragraph" w:styleId="Revision">
    <w:name w:val="Revision"/>
    <w:hidden/>
    <w:uiPriority w:val="99"/>
    <w:semiHidden/>
    <w:rsid w:val="000D2A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99634">
      <w:bodyDiv w:val="1"/>
      <w:marLeft w:val="0"/>
      <w:marRight w:val="0"/>
      <w:marTop w:val="0"/>
      <w:marBottom w:val="0"/>
      <w:divBdr>
        <w:top w:val="none" w:sz="0" w:space="0" w:color="auto"/>
        <w:left w:val="none" w:sz="0" w:space="0" w:color="auto"/>
        <w:bottom w:val="none" w:sz="0" w:space="0" w:color="auto"/>
        <w:right w:val="none" w:sz="0" w:space="0" w:color="auto"/>
      </w:divBdr>
    </w:div>
    <w:div w:id="341013287">
      <w:bodyDiv w:val="1"/>
      <w:marLeft w:val="0"/>
      <w:marRight w:val="0"/>
      <w:marTop w:val="0"/>
      <w:marBottom w:val="0"/>
      <w:divBdr>
        <w:top w:val="none" w:sz="0" w:space="0" w:color="auto"/>
        <w:left w:val="none" w:sz="0" w:space="0" w:color="auto"/>
        <w:bottom w:val="none" w:sz="0" w:space="0" w:color="auto"/>
        <w:right w:val="none" w:sz="0" w:space="0" w:color="auto"/>
      </w:divBdr>
    </w:div>
    <w:div w:id="474831478">
      <w:bodyDiv w:val="1"/>
      <w:marLeft w:val="0"/>
      <w:marRight w:val="0"/>
      <w:marTop w:val="0"/>
      <w:marBottom w:val="0"/>
      <w:divBdr>
        <w:top w:val="none" w:sz="0" w:space="0" w:color="auto"/>
        <w:left w:val="none" w:sz="0" w:space="0" w:color="auto"/>
        <w:bottom w:val="none" w:sz="0" w:space="0" w:color="auto"/>
        <w:right w:val="none" w:sz="0" w:space="0" w:color="auto"/>
      </w:divBdr>
    </w:div>
    <w:div w:id="509028943">
      <w:bodyDiv w:val="1"/>
      <w:marLeft w:val="0"/>
      <w:marRight w:val="0"/>
      <w:marTop w:val="0"/>
      <w:marBottom w:val="0"/>
      <w:divBdr>
        <w:top w:val="none" w:sz="0" w:space="0" w:color="auto"/>
        <w:left w:val="none" w:sz="0" w:space="0" w:color="auto"/>
        <w:bottom w:val="none" w:sz="0" w:space="0" w:color="auto"/>
        <w:right w:val="none" w:sz="0" w:space="0" w:color="auto"/>
      </w:divBdr>
    </w:div>
    <w:div w:id="864093894">
      <w:bodyDiv w:val="1"/>
      <w:marLeft w:val="0"/>
      <w:marRight w:val="0"/>
      <w:marTop w:val="0"/>
      <w:marBottom w:val="0"/>
      <w:divBdr>
        <w:top w:val="none" w:sz="0" w:space="0" w:color="auto"/>
        <w:left w:val="none" w:sz="0" w:space="0" w:color="auto"/>
        <w:bottom w:val="none" w:sz="0" w:space="0" w:color="auto"/>
        <w:right w:val="none" w:sz="0" w:space="0" w:color="auto"/>
      </w:divBdr>
    </w:div>
    <w:div w:id="1253124270">
      <w:bodyDiv w:val="1"/>
      <w:marLeft w:val="0"/>
      <w:marRight w:val="0"/>
      <w:marTop w:val="0"/>
      <w:marBottom w:val="0"/>
      <w:divBdr>
        <w:top w:val="none" w:sz="0" w:space="0" w:color="auto"/>
        <w:left w:val="none" w:sz="0" w:space="0" w:color="auto"/>
        <w:bottom w:val="none" w:sz="0" w:space="0" w:color="auto"/>
        <w:right w:val="none" w:sz="0" w:space="0" w:color="auto"/>
      </w:divBdr>
    </w:div>
    <w:div w:id="1592080472">
      <w:bodyDiv w:val="1"/>
      <w:marLeft w:val="0"/>
      <w:marRight w:val="0"/>
      <w:marTop w:val="0"/>
      <w:marBottom w:val="0"/>
      <w:divBdr>
        <w:top w:val="none" w:sz="0" w:space="0" w:color="auto"/>
        <w:left w:val="none" w:sz="0" w:space="0" w:color="auto"/>
        <w:bottom w:val="none" w:sz="0" w:space="0" w:color="auto"/>
        <w:right w:val="none" w:sz="0" w:space="0" w:color="auto"/>
      </w:divBdr>
    </w:div>
    <w:div w:id="1720586794">
      <w:bodyDiv w:val="1"/>
      <w:marLeft w:val="0"/>
      <w:marRight w:val="0"/>
      <w:marTop w:val="0"/>
      <w:marBottom w:val="0"/>
      <w:divBdr>
        <w:top w:val="none" w:sz="0" w:space="0" w:color="auto"/>
        <w:left w:val="none" w:sz="0" w:space="0" w:color="auto"/>
        <w:bottom w:val="none" w:sz="0" w:space="0" w:color="auto"/>
        <w:right w:val="none" w:sz="0" w:space="0" w:color="auto"/>
      </w:divBdr>
    </w:div>
    <w:div w:id="1948584032">
      <w:bodyDiv w:val="1"/>
      <w:marLeft w:val="0"/>
      <w:marRight w:val="0"/>
      <w:marTop w:val="0"/>
      <w:marBottom w:val="0"/>
      <w:divBdr>
        <w:top w:val="none" w:sz="0" w:space="0" w:color="auto"/>
        <w:left w:val="none" w:sz="0" w:space="0" w:color="auto"/>
        <w:bottom w:val="none" w:sz="0" w:space="0" w:color="auto"/>
        <w:right w:val="none" w:sz="0" w:space="0" w:color="auto"/>
      </w:divBdr>
    </w:div>
    <w:div w:id="1989942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nicole.pratt@unisa.edu.au"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main xmlns="356123f6-3c58-40fb-bd87-e8d5d52cf641" xsi:nil="true"/>
    <lcf76f155ced4ddcb4097134ff3c332f xmlns="356123f6-3c58-40fb-bd87-e8d5d52cf641">
      <Terms xmlns="http://schemas.microsoft.com/office/infopath/2007/PartnerControls"/>
    </lcf76f155ced4ddcb4097134ff3c332f>
    <StatusOfMapping xmlns="356123f6-3c58-40fb-bd87-e8d5d52cf641" xsi:nil="true"/>
    <Assignee xmlns="356123f6-3c58-40fb-bd87-e8d5d52cf641" xsi:nil="true"/>
    <ConceptClass xmlns="356123f6-3c58-40fb-bd87-e8d5d52cf641" xsi:nil="true"/>
    <TaxCatchAll xmlns="4521d7e5-f894-4706-b007-7a6dc43912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620177BAD4D504B98EF94FB42DC9CFC" ma:contentTypeVersion="23" ma:contentTypeDescription="Create a new document." ma:contentTypeScope="" ma:versionID="350dd149cdcbdfe64853c6efa244c7a2">
  <xsd:schema xmlns:xsd="http://www.w3.org/2001/XMLSchema" xmlns:xs="http://www.w3.org/2001/XMLSchema" xmlns:p="http://schemas.microsoft.com/office/2006/metadata/properties" xmlns:ns2="356123f6-3c58-40fb-bd87-e8d5d52cf641" xmlns:ns3="4521d7e5-f894-4706-b007-7a6dc43912f0" targetNamespace="http://schemas.microsoft.com/office/2006/metadata/properties" ma:root="true" ma:fieldsID="0aa503a07c30c16e47ad7976e45559a1" ns2:_="" ns3:_="">
    <xsd:import namespace="356123f6-3c58-40fb-bd87-e8d5d52cf641"/>
    <xsd:import namespace="4521d7e5-f894-4706-b007-7a6dc43912f0"/>
    <xsd:element name="properties">
      <xsd:complexType>
        <xsd:sequence>
          <xsd:element name="documentManagement">
            <xsd:complexType>
              <xsd:all>
                <xsd:element ref="ns2:Assignee" minOccurs="0"/>
                <xsd:element ref="ns2:Domain" minOccurs="0"/>
                <xsd:element ref="ns2:ConceptClass" minOccurs="0"/>
                <xsd:element ref="ns2:StatusOfMapping" minOccurs="0"/>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6123f6-3c58-40fb-bd87-e8d5d52cf641" elementFormDefault="qualified">
    <xsd:import namespace="http://schemas.microsoft.com/office/2006/documentManagement/types"/>
    <xsd:import namespace="http://schemas.microsoft.com/office/infopath/2007/PartnerControls"/>
    <xsd:element name="Assignee" ma:index="3" nillable="true" ma:displayName="Assigned to" ma:format="Dropdown" ma:internalName="Assignee" ma:readOnly="false">
      <xsd:simpleType>
        <xsd:restriction base="dms:Note">
          <xsd:maxLength value="255"/>
        </xsd:restriction>
      </xsd:simpleType>
    </xsd:element>
    <xsd:element name="Domain" ma:index="4" nillable="true" ma:displayName="Domain" ma:format="Dropdown" ma:internalName="Domain" ma:readOnly="false">
      <xsd:simpleType>
        <xsd:restriction base="dms:Text">
          <xsd:maxLength value="255"/>
        </xsd:restriction>
      </xsd:simpleType>
    </xsd:element>
    <xsd:element name="ConceptClass" ma:index="5" nillable="true" ma:displayName="Concept Class" ma:format="Dropdown" ma:internalName="ConceptClass" ma:readOnly="false">
      <xsd:simpleType>
        <xsd:restriction base="dms:Text">
          <xsd:maxLength value="255"/>
        </xsd:restriction>
      </xsd:simpleType>
    </xsd:element>
    <xsd:element name="StatusOfMapping" ma:index="6" nillable="true" ma:displayName="Status Of Mapping" ma:format="Dropdown" ma:internalName="StatusOfMapping" ma:readOnly="false">
      <xsd:simpleType>
        <xsd:restriction base="dms:Note">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hidden="true" ma:internalName="MediaLengthInSeconds" ma:readOnly="true">
      <xsd:simpleType>
        <xsd:restriction base="dms:Unknown"/>
      </xsd:simpleType>
    </xsd:element>
    <xsd:element name="MediaServiceAutoTags" ma:index="12" nillable="true" ma:displayName="Tags" ma:hidden="true"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hidden="true" ma:internalName="MediaServiceKeyPoints" ma:readOnly="true">
      <xsd:simpleType>
        <xsd:restriction base="dms:Note"/>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hidden="true" ma:indexed="true"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ff58e153-2629-4ac8-a772-ec9a0de80e2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521d7e5-f894-4706-b007-7a6dc43912f0" elementFormDefault="qualified">
    <xsd:import namespace="http://schemas.microsoft.com/office/2006/documentManagement/types"/>
    <xsd:import namespace="http://schemas.microsoft.com/office/infopath/2007/PartnerControls"/>
    <xsd:element name="SharedWithUsers" ma:index="1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hidden="true" ma:internalName="SharedWithDetails" ma:readOnly="true">
      <xsd:simpleType>
        <xsd:restriction base="dms:Note"/>
      </xsd:simpleType>
    </xsd:element>
    <xsd:element name="TaxCatchAll" ma:index="25" nillable="true" ma:displayName="Taxonomy Catch All Column" ma:hidden="true" ma:list="{e20c5ff3-5eb6-444f-8f49-9a5fbc3eebf9}" ma:internalName="TaxCatchAll" ma:readOnly="false" ma:showField="CatchAllData" ma:web="4521d7e5-f894-4706-b007-7a6dc43912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88DB94-8CFB-415A-B8A6-DCD747BD8CF8}">
  <ds:schemaRefs>
    <ds:schemaRef ds:uri="http://schemas.microsoft.com/sharepoint/v3/contenttype/forms"/>
  </ds:schemaRefs>
</ds:datastoreItem>
</file>

<file path=customXml/itemProps2.xml><?xml version="1.0" encoding="utf-8"?>
<ds:datastoreItem xmlns:ds="http://schemas.openxmlformats.org/officeDocument/2006/customXml" ds:itemID="{9B4F4490-0848-41BB-B79E-4F3532F87E8B}">
  <ds:schemaRefs>
    <ds:schemaRef ds:uri="http://schemas.microsoft.com/office/2006/metadata/properties"/>
    <ds:schemaRef ds:uri="http://schemas.microsoft.com/office/infopath/2007/PartnerControls"/>
    <ds:schemaRef ds:uri="356123f6-3c58-40fb-bd87-e8d5d52cf641"/>
    <ds:schemaRef ds:uri="4521d7e5-f894-4706-b007-7a6dc43912f0"/>
  </ds:schemaRefs>
</ds:datastoreItem>
</file>

<file path=customXml/itemProps3.xml><?xml version="1.0" encoding="utf-8"?>
<ds:datastoreItem xmlns:ds="http://schemas.openxmlformats.org/officeDocument/2006/customXml" ds:itemID="{F75A5F7C-2400-4AFF-8970-0FEBCBC148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6123f6-3c58-40fb-bd87-e8d5d52cf641"/>
    <ds:schemaRef ds:uri="4521d7e5-f894-4706-b007-7a6dc43912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4164</Words>
  <Characters>23736</Characters>
  <Application>Microsoft Office Word</Application>
  <DocSecurity>0</DocSecurity>
  <Lines>197</Lines>
  <Paragraphs>55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Goh</dc:creator>
  <cp:keywords/>
  <dc:description/>
  <cp:lastModifiedBy>Evelyn Goh</cp:lastModifiedBy>
  <cp:revision>4</cp:revision>
  <dcterms:created xsi:type="dcterms:W3CDTF">2026-06-20T13:08:00Z</dcterms:created>
  <dcterms:modified xsi:type="dcterms:W3CDTF">2026-06-20T13:13:00Z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0x010100C620177BAD4D504B98EF94FB42DC9CFC</vt:lpwstr>
  </property>
  <property fmtid="{D5CDD505-2E9C-101B-9397-08002B2CF9AE}" pid="3" name="MediaServiceImageTags">
    <vt:lpwstr/>
  </property>
</Properties>
</file>